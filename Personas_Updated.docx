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671"/>
        <w:tblW w:w="10060" w:type="dxa"/>
        <w:tblLook w:val="06A0" w:firstRow="1" w:lastRow="0" w:firstColumn="1" w:lastColumn="0" w:noHBand="1" w:noVBand="1"/>
      </w:tblPr>
      <w:tblGrid>
        <w:gridCol w:w="5616"/>
        <w:gridCol w:w="1567"/>
        <w:gridCol w:w="2877"/>
      </w:tblGrid>
      <w:tr w:rsidR="00253217" w14:paraId="26E4871A" w14:textId="77777777" w:rsidTr="00253217">
        <w:trPr>
          <w:trHeight w:val="300"/>
        </w:trPr>
        <w:tc>
          <w:tcPr>
            <w:tcW w:w="5616" w:type="dxa"/>
            <w:shd w:val="clear" w:color="auto" w:fill="404040" w:themeFill="text1" w:themeFillTint="BF"/>
          </w:tcPr>
          <w:p w14:paraId="7BAC22B0" w14:textId="77777777" w:rsidR="00253217" w:rsidRDefault="00253217" w:rsidP="00253217">
            <w:pPr>
              <w:rPr>
                <w:b/>
                <w:bCs/>
              </w:rPr>
            </w:pPr>
            <w:r w:rsidRPr="0566C60A">
              <w:rPr>
                <w:b/>
                <w:bCs/>
              </w:rPr>
              <w:t>Photo</w:t>
            </w:r>
          </w:p>
        </w:tc>
        <w:tc>
          <w:tcPr>
            <w:tcW w:w="1567" w:type="dxa"/>
            <w:shd w:val="clear" w:color="auto" w:fill="404040" w:themeFill="text1" w:themeFillTint="BF"/>
          </w:tcPr>
          <w:p w14:paraId="15BBC682" w14:textId="77777777" w:rsidR="00253217" w:rsidRDefault="00253217" w:rsidP="00253217">
            <w:pPr>
              <w:rPr>
                <w:b/>
                <w:bCs/>
              </w:rPr>
            </w:pPr>
            <w:r w:rsidRPr="0566C60A">
              <w:rPr>
                <w:b/>
                <w:bCs/>
              </w:rPr>
              <w:t>Name</w:t>
            </w:r>
          </w:p>
        </w:tc>
        <w:tc>
          <w:tcPr>
            <w:tcW w:w="2877" w:type="dxa"/>
            <w:shd w:val="clear" w:color="auto" w:fill="404040" w:themeFill="text1" w:themeFillTint="BF"/>
          </w:tcPr>
          <w:p w14:paraId="5FBB1369" w14:textId="77777777" w:rsidR="00253217" w:rsidRDefault="00253217" w:rsidP="00253217">
            <w:pPr>
              <w:rPr>
                <w:b/>
                <w:bCs/>
              </w:rPr>
            </w:pPr>
            <w:r w:rsidRPr="0566C60A">
              <w:rPr>
                <w:b/>
                <w:bCs/>
              </w:rPr>
              <w:t>About Them</w:t>
            </w:r>
          </w:p>
        </w:tc>
      </w:tr>
      <w:tr w:rsidR="00253217" w14:paraId="0B794F40" w14:textId="77777777" w:rsidTr="00253217">
        <w:trPr>
          <w:trHeight w:val="2190"/>
        </w:trPr>
        <w:tc>
          <w:tcPr>
            <w:tcW w:w="5616" w:type="dxa"/>
          </w:tcPr>
          <w:p w14:paraId="281FAFC3" w14:textId="77777777" w:rsidR="00253217" w:rsidRDefault="00253217" w:rsidP="00253217">
            <w:r>
              <w:rPr>
                <w:noProof/>
              </w:rPr>
              <w:drawing>
                <wp:inline distT="0" distB="0" distL="0" distR="0" wp14:anchorId="47E202AC" wp14:editId="448D51B5">
                  <wp:extent cx="3429000" cy="2286000"/>
                  <wp:effectExtent l="0" t="0" r="0" b="0"/>
                  <wp:docPr id="29500112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32934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7" w:type="dxa"/>
          </w:tcPr>
          <w:p w14:paraId="62A691F9" w14:textId="77777777" w:rsidR="00253217" w:rsidRDefault="00253217" w:rsidP="00253217">
            <w:r>
              <w:t>Gerry Smith</w:t>
            </w:r>
          </w:p>
        </w:tc>
        <w:tc>
          <w:tcPr>
            <w:tcW w:w="2877" w:type="dxa"/>
          </w:tcPr>
          <w:p w14:paraId="2B3AD7E6" w14:textId="15BF06C8" w:rsidR="00253217" w:rsidRPr="00925235" w:rsidRDefault="00253217" w:rsidP="00253217">
            <w:r>
              <w:rPr>
                <w:i/>
                <w:iCs/>
              </w:rPr>
              <w:t xml:space="preserve">“I want </w:t>
            </w:r>
            <w:r w:rsidR="00A44B5A">
              <w:rPr>
                <w:i/>
                <w:iCs/>
              </w:rPr>
              <w:t xml:space="preserve">to live a long and healthy life </w:t>
            </w:r>
            <w:r w:rsidR="00925235">
              <w:rPr>
                <w:i/>
                <w:iCs/>
              </w:rPr>
              <w:t>and enjoy what little time I have left with my grandchildren.”</w:t>
            </w:r>
          </w:p>
        </w:tc>
      </w:tr>
    </w:tbl>
    <w:p w14:paraId="40C6E13C" w14:textId="44BB4792" w:rsidR="00043D58" w:rsidRDefault="00043D58" w:rsidP="0566C60A"/>
    <w:tbl>
      <w:tblPr>
        <w:tblStyle w:val="TableGrid"/>
        <w:tblpPr w:leftFromText="180" w:rightFromText="180" w:vertAnchor="text" w:horzAnchor="margin" w:tblpY="-26"/>
        <w:tblW w:w="0" w:type="auto"/>
        <w:tblLook w:val="06A0" w:firstRow="1" w:lastRow="0" w:firstColumn="1" w:lastColumn="0" w:noHBand="1" w:noVBand="1"/>
      </w:tblPr>
      <w:tblGrid>
        <w:gridCol w:w="1838"/>
        <w:gridCol w:w="1985"/>
      </w:tblGrid>
      <w:tr w:rsidR="00253217" w:rsidRPr="003B3E4F" w14:paraId="51A19048" w14:textId="77777777" w:rsidTr="00253217">
        <w:trPr>
          <w:trHeight w:val="300"/>
        </w:trPr>
        <w:tc>
          <w:tcPr>
            <w:tcW w:w="3823" w:type="dxa"/>
            <w:gridSpan w:val="2"/>
            <w:shd w:val="clear" w:color="auto" w:fill="404040" w:themeFill="text1" w:themeFillTint="BF"/>
          </w:tcPr>
          <w:p w14:paraId="70E9BA6B" w14:textId="77777777" w:rsidR="00253217" w:rsidRPr="003B3E4F" w:rsidRDefault="00253217" w:rsidP="00253217">
            <w:pPr>
              <w:jc w:val="center"/>
              <w:rPr>
                <w:b/>
                <w:bCs/>
                <w:sz w:val="28"/>
                <w:szCs w:val="28"/>
              </w:rPr>
            </w:pPr>
            <w:r w:rsidRPr="003B3E4F">
              <w:rPr>
                <w:b/>
                <w:bCs/>
                <w:sz w:val="28"/>
                <w:szCs w:val="28"/>
              </w:rPr>
              <w:t>App Usage Information</w:t>
            </w:r>
          </w:p>
        </w:tc>
      </w:tr>
      <w:tr w:rsidR="00253217" w14:paraId="777E67A9" w14:textId="77777777" w:rsidTr="00253217">
        <w:trPr>
          <w:trHeight w:val="300"/>
        </w:trPr>
        <w:tc>
          <w:tcPr>
            <w:tcW w:w="1838" w:type="dxa"/>
          </w:tcPr>
          <w:p w14:paraId="3E290C46" w14:textId="77777777" w:rsidR="00253217" w:rsidRPr="00684A61" w:rsidRDefault="00253217" w:rsidP="00253217">
            <w:r w:rsidRPr="00684A61">
              <w:t>Parents</w:t>
            </w:r>
          </w:p>
        </w:tc>
        <w:tc>
          <w:tcPr>
            <w:tcW w:w="1985" w:type="dxa"/>
          </w:tcPr>
          <w:p w14:paraId="47C8A568" w14:textId="065A56D8" w:rsidR="00253217" w:rsidRDefault="00253217" w:rsidP="00253217">
            <w:r>
              <w:t>2</w:t>
            </w:r>
            <w:r w:rsidR="008C6844">
              <w:t xml:space="preserve"> (deceased)</w:t>
            </w:r>
          </w:p>
        </w:tc>
      </w:tr>
      <w:tr w:rsidR="00253217" w14:paraId="3433C9C4" w14:textId="77777777" w:rsidTr="00253217">
        <w:trPr>
          <w:trHeight w:val="300"/>
        </w:trPr>
        <w:tc>
          <w:tcPr>
            <w:tcW w:w="1838" w:type="dxa"/>
          </w:tcPr>
          <w:p w14:paraId="475BB947" w14:textId="77777777" w:rsidR="00253217" w:rsidRPr="00684A61" w:rsidRDefault="00253217" w:rsidP="00253217">
            <w:r w:rsidRPr="00684A61">
              <w:t>Siblings</w:t>
            </w:r>
          </w:p>
        </w:tc>
        <w:tc>
          <w:tcPr>
            <w:tcW w:w="1985" w:type="dxa"/>
          </w:tcPr>
          <w:p w14:paraId="24DFAE70" w14:textId="7DA5BB25" w:rsidR="00253217" w:rsidRDefault="004C5B8D" w:rsidP="00253217">
            <w:r>
              <w:t>1</w:t>
            </w:r>
          </w:p>
        </w:tc>
      </w:tr>
      <w:tr w:rsidR="00253217" w14:paraId="1DE5364B" w14:textId="77777777" w:rsidTr="00253217">
        <w:trPr>
          <w:trHeight w:val="300"/>
        </w:trPr>
        <w:tc>
          <w:tcPr>
            <w:tcW w:w="1838" w:type="dxa"/>
          </w:tcPr>
          <w:p w14:paraId="41D03E31" w14:textId="77777777" w:rsidR="00253217" w:rsidRPr="00684A61" w:rsidRDefault="00253217" w:rsidP="00253217">
            <w:r w:rsidRPr="00684A61">
              <w:t>Children</w:t>
            </w:r>
          </w:p>
        </w:tc>
        <w:tc>
          <w:tcPr>
            <w:tcW w:w="1985" w:type="dxa"/>
          </w:tcPr>
          <w:p w14:paraId="6CEEBD68" w14:textId="77777777" w:rsidR="00253217" w:rsidRDefault="00253217" w:rsidP="00253217">
            <w:r>
              <w:t>3</w:t>
            </w:r>
          </w:p>
        </w:tc>
      </w:tr>
      <w:tr w:rsidR="00253217" w14:paraId="2E42690B" w14:textId="77777777" w:rsidTr="00253217">
        <w:trPr>
          <w:trHeight w:val="300"/>
        </w:trPr>
        <w:tc>
          <w:tcPr>
            <w:tcW w:w="1838" w:type="dxa"/>
          </w:tcPr>
          <w:p w14:paraId="7D60AA4B" w14:textId="77777777" w:rsidR="00253217" w:rsidRPr="00684A61" w:rsidRDefault="00253217" w:rsidP="00253217">
            <w:ins w:id="0" w:author="Microsoft Word" w:date="2026-03-18T18:11:00Z" w16du:dateUtc="2026-03-19T01:11:00Z">
              <w:r w:rsidRPr="00684A61">
                <w:t xml:space="preserve"> </w:t>
              </w:r>
            </w:ins>
            <w:r w:rsidRPr="00684A61">
              <w:t>Grandchildren</w:t>
            </w:r>
          </w:p>
        </w:tc>
        <w:tc>
          <w:tcPr>
            <w:tcW w:w="1985" w:type="dxa"/>
          </w:tcPr>
          <w:p w14:paraId="0071F14B" w14:textId="77777777" w:rsidR="00253217" w:rsidRDefault="00253217" w:rsidP="00253217">
            <w:r>
              <w:t>4</w:t>
            </w:r>
          </w:p>
        </w:tc>
      </w:tr>
    </w:tbl>
    <w:tbl>
      <w:tblPr>
        <w:tblStyle w:val="TableGrid"/>
        <w:tblpPr w:leftFromText="180" w:rightFromText="180" w:vertAnchor="text" w:horzAnchor="page" w:tblpX="7621" w:tblpY="-50"/>
        <w:tblW w:w="0" w:type="auto"/>
        <w:tblLook w:val="06A0" w:firstRow="1" w:lastRow="0" w:firstColumn="1" w:lastColumn="0" w:noHBand="1" w:noVBand="1"/>
      </w:tblPr>
      <w:tblGrid>
        <w:gridCol w:w="1838"/>
        <w:gridCol w:w="1985"/>
      </w:tblGrid>
      <w:tr w:rsidR="00253217" w14:paraId="280810D0" w14:textId="77777777" w:rsidTr="00253217">
        <w:trPr>
          <w:trHeight w:val="300"/>
        </w:trPr>
        <w:tc>
          <w:tcPr>
            <w:tcW w:w="3823" w:type="dxa"/>
            <w:gridSpan w:val="2"/>
            <w:shd w:val="clear" w:color="auto" w:fill="404040" w:themeFill="text1" w:themeFillTint="BF"/>
          </w:tcPr>
          <w:p w14:paraId="747783CC" w14:textId="77777777" w:rsidR="00253217" w:rsidRPr="003B3E4F" w:rsidRDefault="00253217" w:rsidP="00253217">
            <w:pPr>
              <w:jc w:val="center"/>
              <w:rPr>
                <w:b/>
                <w:bCs/>
                <w:sz w:val="28"/>
                <w:szCs w:val="28"/>
              </w:rPr>
            </w:pPr>
            <w:r w:rsidRPr="003B3E4F">
              <w:rPr>
                <w:b/>
                <w:bCs/>
                <w:sz w:val="28"/>
                <w:szCs w:val="28"/>
              </w:rPr>
              <w:t>Personal Information</w:t>
            </w:r>
          </w:p>
        </w:tc>
      </w:tr>
      <w:tr w:rsidR="00253217" w14:paraId="151217DC" w14:textId="77777777" w:rsidTr="00253217">
        <w:trPr>
          <w:trHeight w:val="300"/>
        </w:trPr>
        <w:tc>
          <w:tcPr>
            <w:tcW w:w="1838" w:type="dxa"/>
          </w:tcPr>
          <w:p w14:paraId="5879BE06" w14:textId="77777777" w:rsidR="00253217" w:rsidRPr="00684A61" w:rsidRDefault="00253217" w:rsidP="00253217">
            <w:r w:rsidRPr="00684A61">
              <w:t>Age</w:t>
            </w:r>
          </w:p>
        </w:tc>
        <w:tc>
          <w:tcPr>
            <w:tcW w:w="1985" w:type="dxa"/>
          </w:tcPr>
          <w:p w14:paraId="517BCA70" w14:textId="77777777" w:rsidR="00253217" w:rsidRDefault="00253217" w:rsidP="00253217">
            <w:r>
              <w:t>70</w:t>
            </w:r>
          </w:p>
        </w:tc>
      </w:tr>
      <w:tr w:rsidR="00253217" w14:paraId="353E9EA0" w14:textId="77777777" w:rsidTr="00253217">
        <w:trPr>
          <w:trHeight w:val="300"/>
        </w:trPr>
        <w:tc>
          <w:tcPr>
            <w:tcW w:w="1838" w:type="dxa"/>
          </w:tcPr>
          <w:p w14:paraId="722A1F59" w14:textId="77777777" w:rsidR="00253217" w:rsidRPr="00684A61" w:rsidRDefault="00253217" w:rsidP="00253217">
            <w:r w:rsidRPr="00684A61">
              <w:t>Gender</w:t>
            </w:r>
          </w:p>
        </w:tc>
        <w:tc>
          <w:tcPr>
            <w:tcW w:w="1985" w:type="dxa"/>
          </w:tcPr>
          <w:p w14:paraId="55017DA9" w14:textId="77777777" w:rsidR="00253217" w:rsidRDefault="00253217" w:rsidP="00253217">
            <w:r>
              <w:t>Male</w:t>
            </w:r>
          </w:p>
        </w:tc>
      </w:tr>
      <w:tr w:rsidR="00253217" w14:paraId="5A9C217B" w14:textId="77777777" w:rsidTr="00253217">
        <w:trPr>
          <w:trHeight w:val="300"/>
        </w:trPr>
        <w:tc>
          <w:tcPr>
            <w:tcW w:w="1838" w:type="dxa"/>
          </w:tcPr>
          <w:p w14:paraId="3E583EFC" w14:textId="77777777" w:rsidR="00253217" w:rsidRPr="00684A61" w:rsidRDefault="00253217" w:rsidP="00253217">
            <w:r w:rsidRPr="00684A61">
              <w:t>Ethnicity</w:t>
            </w:r>
          </w:p>
        </w:tc>
        <w:tc>
          <w:tcPr>
            <w:tcW w:w="1985" w:type="dxa"/>
          </w:tcPr>
          <w:p w14:paraId="5A7521BC" w14:textId="77777777" w:rsidR="00253217" w:rsidRDefault="00253217" w:rsidP="00253217">
            <w:r>
              <w:t>White</w:t>
            </w:r>
          </w:p>
        </w:tc>
      </w:tr>
      <w:tr w:rsidR="00253217" w14:paraId="6F408567" w14:textId="77777777" w:rsidTr="00253217">
        <w:trPr>
          <w:trHeight w:val="300"/>
        </w:trPr>
        <w:tc>
          <w:tcPr>
            <w:tcW w:w="1838" w:type="dxa"/>
          </w:tcPr>
          <w:p w14:paraId="32BD5303" w14:textId="77777777" w:rsidR="00253217" w:rsidRPr="00684A61" w:rsidRDefault="00253217" w:rsidP="00253217">
            <w:r w:rsidRPr="00684A61">
              <w:t>Formality</w:t>
            </w:r>
          </w:p>
        </w:tc>
        <w:tc>
          <w:tcPr>
            <w:tcW w:w="1985" w:type="dxa"/>
          </w:tcPr>
          <w:p w14:paraId="24266013" w14:textId="77777777" w:rsidR="00253217" w:rsidRDefault="00253217" w:rsidP="00253217">
            <w:r>
              <w:t>Gerald</w:t>
            </w:r>
          </w:p>
        </w:tc>
      </w:tr>
      <w:tr w:rsidR="00253217" w14:paraId="049EC539" w14:textId="77777777" w:rsidTr="00253217">
        <w:trPr>
          <w:trHeight w:val="300"/>
        </w:trPr>
        <w:tc>
          <w:tcPr>
            <w:tcW w:w="1838" w:type="dxa"/>
          </w:tcPr>
          <w:p w14:paraId="194AABB8" w14:textId="77777777" w:rsidR="00253217" w:rsidRPr="00684A61" w:rsidRDefault="00253217" w:rsidP="00253217">
            <w:r w:rsidRPr="00684A61">
              <w:t>Health Conditions</w:t>
            </w:r>
          </w:p>
        </w:tc>
        <w:tc>
          <w:tcPr>
            <w:tcW w:w="1985" w:type="dxa"/>
          </w:tcPr>
          <w:p w14:paraId="60AA6984" w14:textId="77777777" w:rsidR="00253217" w:rsidRDefault="00253217" w:rsidP="00253217">
            <w:r>
              <w:t>Arthritis</w:t>
            </w:r>
          </w:p>
        </w:tc>
      </w:tr>
      <w:tr w:rsidR="00253217" w14:paraId="10A4214F" w14:textId="77777777" w:rsidTr="00253217">
        <w:trPr>
          <w:trHeight w:val="300"/>
        </w:trPr>
        <w:tc>
          <w:tcPr>
            <w:tcW w:w="1838" w:type="dxa"/>
          </w:tcPr>
          <w:p w14:paraId="5A00CE22" w14:textId="77777777" w:rsidR="00253217" w:rsidRPr="00684A61" w:rsidRDefault="00253217" w:rsidP="00253217">
            <w:r w:rsidRPr="00684A61">
              <w:t>Education</w:t>
            </w:r>
          </w:p>
        </w:tc>
        <w:tc>
          <w:tcPr>
            <w:tcW w:w="1985" w:type="dxa"/>
          </w:tcPr>
          <w:p w14:paraId="6BF0D18E" w14:textId="77777777" w:rsidR="00253217" w:rsidRDefault="00253217" w:rsidP="00253217">
            <w:r>
              <w:t>Community college – mentored in car mechanics</w:t>
            </w:r>
          </w:p>
        </w:tc>
      </w:tr>
      <w:tr w:rsidR="00253217" w14:paraId="01E308B9" w14:textId="77777777" w:rsidTr="00253217">
        <w:trPr>
          <w:trHeight w:val="300"/>
        </w:trPr>
        <w:tc>
          <w:tcPr>
            <w:tcW w:w="1838" w:type="dxa"/>
          </w:tcPr>
          <w:p w14:paraId="039E9CC2" w14:textId="77777777" w:rsidR="00253217" w:rsidRPr="00684A61" w:rsidRDefault="00253217" w:rsidP="00253217">
            <w:r w:rsidRPr="00684A61">
              <w:t>Car</w:t>
            </w:r>
          </w:p>
        </w:tc>
        <w:tc>
          <w:tcPr>
            <w:tcW w:w="1985" w:type="dxa"/>
          </w:tcPr>
          <w:p w14:paraId="76F075C5" w14:textId="77777777" w:rsidR="00253217" w:rsidRDefault="00253217" w:rsidP="00253217">
            <w:r>
              <w:t>2001 Holden Commodore</w:t>
            </w:r>
          </w:p>
        </w:tc>
      </w:tr>
      <w:tr w:rsidR="00253217" w14:paraId="514BEBB0" w14:textId="77777777" w:rsidTr="00253217">
        <w:trPr>
          <w:trHeight w:val="300"/>
        </w:trPr>
        <w:tc>
          <w:tcPr>
            <w:tcW w:w="1838" w:type="dxa"/>
          </w:tcPr>
          <w:p w14:paraId="7DD241F2" w14:textId="77777777" w:rsidR="00253217" w:rsidRPr="00684A61" w:rsidRDefault="00253217" w:rsidP="00253217">
            <w:r w:rsidRPr="00684A61">
              <w:t>Favourite Drink</w:t>
            </w:r>
          </w:p>
        </w:tc>
        <w:tc>
          <w:tcPr>
            <w:tcW w:w="1985" w:type="dxa"/>
          </w:tcPr>
          <w:p w14:paraId="0638EF95" w14:textId="77777777" w:rsidR="00253217" w:rsidRDefault="00253217" w:rsidP="00253217">
            <w:r>
              <w:t>Jim Beam Whiskey</w:t>
            </w:r>
          </w:p>
        </w:tc>
      </w:tr>
      <w:tr w:rsidR="00253217" w14:paraId="112A06DD" w14:textId="77777777" w:rsidTr="00253217">
        <w:trPr>
          <w:trHeight w:val="300"/>
        </w:trPr>
        <w:tc>
          <w:tcPr>
            <w:tcW w:w="1838" w:type="dxa"/>
          </w:tcPr>
          <w:p w14:paraId="689DA07E" w14:textId="77777777" w:rsidR="00253217" w:rsidRPr="00684A61" w:rsidRDefault="00253217" w:rsidP="00253217">
            <w:r w:rsidRPr="00684A61">
              <w:t>Favourite Food</w:t>
            </w:r>
          </w:p>
        </w:tc>
        <w:tc>
          <w:tcPr>
            <w:tcW w:w="1985" w:type="dxa"/>
          </w:tcPr>
          <w:p w14:paraId="0222EEA6" w14:textId="77777777" w:rsidR="00253217" w:rsidRDefault="00253217" w:rsidP="00253217">
            <w:r>
              <w:t xml:space="preserve">Steak and Mash </w:t>
            </w:r>
          </w:p>
        </w:tc>
      </w:tr>
      <w:tr w:rsidR="00253217" w14:paraId="764DECE4" w14:textId="77777777" w:rsidTr="00253217">
        <w:trPr>
          <w:trHeight w:val="300"/>
        </w:trPr>
        <w:tc>
          <w:tcPr>
            <w:tcW w:w="1838" w:type="dxa"/>
          </w:tcPr>
          <w:p w14:paraId="1455F461" w14:textId="77777777" w:rsidR="00253217" w:rsidRPr="00684A61" w:rsidRDefault="00253217" w:rsidP="00253217">
            <w:r w:rsidRPr="00684A61">
              <w:t>Hobby</w:t>
            </w:r>
          </w:p>
        </w:tc>
        <w:tc>
          <w:tcPr>
            <w:tcW w:w="1985" w:type="dxa"/>
          </w:tcPr>
          <w:p w14:paraId="408CD82C" w14:textId="023F9935" w:rsidR="00253217" w:rsidRDefault="00253217" w:rsidP="00253217">
            <w:r>
              <w:t xml:space="preserve">Gambling </w:t>
            </w:r>
            <w:r w:rsidR="4512D2FB">
              <w:t xml:space="preserve">  </w:t>
            </w:r>
            <w:r>
              <w:t>(Slots/Pokies)</w:t>
            </w:r>
          </w:p>
        </w:tc>
      </w:tr>
    </w:tbl>
    <w:p w14:paraId="663C1412" w14:textId="2521F38A" w:rsidR="0566C60A" w:rsidRDefault="0566C60A"/>
    <w:p w14:paraId="5B0573C1" w14:textId="4DF53A9B" w:rsidR="00684A61" w:rsidRDefault="00684A61"/>
    <w:p w14:paraId="1CED4820" w14:textId="77777777" w:rsidR="004204F5" w:rsidRDefault="004204F5"/>
    <w:tbl>
      <w:tblPr>
        <w:tblStyle w:val="TableGrid"/>
        <w:tblpPr w:leftFromText="180" w:rightFromText="180" w:vertAnchor="page" w:horzAnchor="margin" w:tblpY="6985"/>
        <w:tblW w:w="0" w:type="auto"/>
        <w:tblLook w:val="06A0" w:firstRow="1" w:lastRow="0" w:firstColumn="1" w:lastColumn="0" w:noHBand="1" w:noVBand="1"/>
      </w:tblPr>
      <w:tblGrid>
        <w:gridCol w:w="3780"/>
      </w:tblGrid>
      <w:tr w:rsidR="00293835" w14:paraId="43060A34" w14:textId="77777777" w:rsidTr="00293835">
        <w:trPr>
          <w:trHeight w:val="300"/>
        </w:trPr>
        <w:tc>
          <w:tcPr>
            <w:tcW w:w="3780" w:type="dxa"/>
            <w:shd w:val="clear" w:color="auto" w:fill="404040" w:themeFill="text1" w:themeFillTint="BF"/>
          </w:tcPr>
          <w:p w14:paraId="50D62995" w14:textId="77777777" w:rsidR="00293835" w:rsidRPr="004F019C" w:rsidRDefault="00293835" w:rsidP="00293835">
            <w:pPr>
              <w:jc w:val="center"/>
              <w:rPr>
                <w:b/>
                <w:bCs/>
                <w:sz w:val="28"/>
                <w:szCs w:val="28"/>
              </w:rPr>
            </w:pPr>
            <w:r w:rsidRPr="004F019C">
              <w:rPr>
                <w:b/>
                <w:bCs/>
                <w:sz w:val="28"/>
                <w:szCs w:val="28"/>
              </w:rPr>
              <w:t>Hardware/Software</w:t>
            </w:r>
          </w:p>
        </w:tc>
      </w:tr>
      <w:tr w:rsidR="00293835" w14:paraId="32A0EC0C" w14:textId="77777777" w:rsidTr="00293835">
        <w:trPr>
          <w:trHeight w:val="300"/>
        </w:trPr>
        <w:tc>
          <w:tcPr>
            <w:tcW w:w="3780" w:type="dxa"/>
          </w:tcPr>
          <w:p w14:paraId="59C234E5" w14:textId="77777777" w:rsidR="00293835" w:rsidRDefault="00293835" w:rsidP="00293835">
            <w:r>
              <w:t>PC: Chromebook 15 (2016)</w:t>
            </w:r>
          </w:p>
          <w:p w14:paraId="0A742463" w14:textId="77777777" w:rsidR="00293835" w:rsidRDefault="00293835" w:rsidP="00293835">
            <w:pPr>
              <w:pStyle w:val="ListParagraph"/>
              <w:numPr>
                <w:ilvl w:val="0"/>
                <w:numId w:val="2"/>
              </w:numPr>
            </w:pPr>
            <w:r>
              <w:t>4gb DDR3</w:t>
            </w:r>
          </w:p>
          <w:p w14:paraId="24A4B2B9" w14:textId="77777777" w:rsidR="00293835" w:rsidRDefault="00293835" w:rsidP="00293835">
            <w:pPr>
              <w:pStyle w:val="ListParagraph"/>
              <w:numPr>
                <w:ilvl w:val="0"/>
                <w:numId w:val="2"/>
              </w:numPr>
            </w:pPr>
            <w:r>
              <w:t>32gb SSD</w:t>
            </w:r>
          </w:p>
          <w:p w14:paraId="5D6924FE" w14:textId="77777777" w:rsidR="00293835" w:rsidRDefault="00293835" w:rsidP="00293835">
            <w:pPr>
              <w:pStyle w:val="ListParagraph"/>
              <w:numPr>
                <w:ilvl w:val="0"/>
                <w:numId w:val="2"/>
              </w:numPr>
            </w:pPr>
            <w:r w:rsidRPr="007A3285">
              <w:t>1.5GHz Intel Celeron 3205U (dual core, 2MB cache)</w:t>
            </w:r>
          </w:p>
          <w:p w14:paraId="25BD108C" w14:textId="77777777" w:rsidR="00293835" w:rsidRDefault="00293835" w:rsidP="00293835">
            <w:pPr>
              <w:pStyle w:val="ListParagraph"/>
              <w:numPr>
                <w:ilvl w:val="0"/>
                <w:numId w:val="2"/>
              </w:numPr>
            </w:pPr>
            <w:r w:rsidRPr="008A1FE2">
              <w:t>Intel HD graphics</w:t>
            </w:r>
            <w:r>
              <w:t xml:space="preserve"> card</w:t>
            </w:r>
          </w:p>
          <w:p w14:paraId="61309064" w14:textId="77777777" w:rsidR="00293835" w:rsidRDefault="00293835" w:rsidP="00293835">
            <w:pPr>
              <w:pStyle w:val="ListParagraph"/>
              <w:numPr>
                <w:ilvl w:val="0"/>
                <w:numId w:val="2"/>
              </w:numPr>
            </w:pPr>
            <w:r>
              <w:t xml:space="preserve">14-inch </w:t>
            </w:r>
            <w:r w:rsidRPr="007B219E">
              <w:t>1,920 x 1,080</w:t>
            </w:r>
            <w:r>
              <w:t xml:space="preserve"> Full HD resolution </w:t>
            </w:r>
          </w:p>
          <w:p w14:paraId="1F203BC0" w14:textId="77777777" w:rsidR="00293835" w:rsidRDefault="00293835" w:rsidP="00293835">
            <w:pPr>
              <w:pStyle w:val="ListParagraph"/>
              <w:numPr>
                <w:ilvl w:val="0"/>
                <w:numId w:val="2"/>
              </w:numPr>
            </w:pPr>
            <w:r>
              <w:t>Chrome OS</w:t>
            </w:r>
          </w:p>
        </w:tc>
      </w:tr>
      <w:tr w:rsidR="00293835" w14:paraId="196C23DF" w14:textId="77777777" w:rsidTr="00293835">
        <w:trPr>
          <w:trHeight w:val="300"/>
        </w:trPr>
        <w:tc>
          <w:tcPr>
            <w:tcW w:w="3780" w:type="dxa"/>
          </w:tcPr>
          <w:p w14:paraId="628C6425" w14:textId="77777777" w:rsidR="00293835" w:rsidRDefault="00293835" w:rsidP="00293835">
            <w:r>
              <w:t>Phone: iPhone 5s</w:t>
            </w:r>
          </w:p>
          <w:p w14:paraId="3EEACCD6" w14:textId="77777777" w:rsidR="00293835" w:rsidRDefault="00293835" w:rsidP="00293835">
            <w:pPr>
              <w:pStyle w:val="ListParagraph"/>
              <w:numPr>
                <w:ilvl w:val="0"/>
                <w:numId w:val="3"/>
              </w:numPr>
            </w:pPr>
            <w:r>
              <w:t>16gb storage</w:t>
            </w:r>
          </w:p>
          <w:p w14:paraId="50C10F13" w14:textId="77777777" w:rsidR="00293835" w:rsidRDefault="00293835" w:rsidP="00293835">
            <w:pPr>
              <w:pStyle w:val="ListParagraph"/>
              <w:numPr>
                <w:ilvl w:val="0"/>
                <w:numId w:val="3"/>
              </w:numPr>
            </w:pPr>
            <w:r>
              <w:t>Apple A7 chip</w:t>
            </w:r>
          </w:p>
        </w:tc>
      </w:tr>
      <w:tr w:rsidR="00293835" w14:paraId="3D7D1DCA" w14:textId="77777777" w:rsidTr="00293835">
        <w:trPr>
          <w:trHeight w:val="300"/>
        </w:trPr>
        <w:tc>
          <w:tcPr>
            <w:tcW w:w="3780" w:type="dxa"/>
          </w:tcPr>
          <w:p w14:paraId="64A8DEED" w14:textId="77777777" w:rsidR="00293835" w:rsidRDefault="00293835" w:rsidP="00293835">
            <w:r>
              <w:t>Tablet: N/A</w:t>
            </w:r>
          </w:p>
        </w:tc>
      </w:tr>
      <w:tr w:rsidR="00293835" w14:paraId="25D98898" w14:textId="77777777" w:rsidTr="00293835">
        <w:trPr>
          <w:trHeight w:val="300"/>
        </w:trPr>
        <w:tc>
          <w:tcPr>
            <w:tcW w:w="3780" w:type="dxa"/>
          </w:tcPr>
          <w:p w14:paraId="03EC933F" w14:textId="77777777" w:rsidR="00293835" w:rsidRDefault="00293835" w:rsidP="00293835">
            <w:r>
              <w:t>Browser: Google Chrome</w:t>
            </w:r>
          </w:p>
        </w:tc>
      </w:tr>
    </w:tbl>
    <w:p w14:paraId="29BD93F3" w14:textId="77777777" w:rsidR="004204F5" w:rsidRDefault="004204F5"/>
    <w:p w14:paraId="2B556DF1" w14:textId="7365FC78" w:rsidR="4D1F0075" w:rsidRDefault="4D1F0075"/>
    <w:p w14:paraId="087D5FC0" w14:textId="789E9796" w:rsidR="4D1F0075" w:rsidRDefault="4D1F0075"/>
    <w:p w14:paraId="7CA96733" w14:textId="77777777" w:rsidR="000C02DB" w:rsidRDefault="000C02DB"/>
    <w:p w14:paraId="49DCEF69" w14:textId="77777777" w:rsidR="000C02DB" w:rsidRDefault="000C02DB"/>
    <w:p w14:paraId="24091F88" w14:textId="2995EFBB" w:rsidR="7DA39A70" w:rsidRDefault="7DA39A70"/>
    <w:p w14:paraId="1CC3128F" w14:textId="77777777" w:rsidR="000C02DB" w:rsidRDefault="000C02DB"/>
    <w:p w14:paraId="725803F2" w14:textId="77777777" w:rsidR="00293835" w:rsidRDefault="00293835"/>
    <w:tbl>
      <w:tblPr>
        <w:tblStyle w:val="TableGrid"/>
        <w:tblpPr w:leftFromText="180" w:rightFromText="180" w:vertAnchor="text" w:horzAnchor="page" w:tblpX="7585" w:tblpY="192"/>
        <w:tblW w:w="0" w:type="auto"/>
        <w:tblLook w:val="04A0" w:firstRow="1" w:lastRow="0" w:firstColumn="1" w:lastColumn="0" w:noHBand="0" w:noVBand="1"/>
      </w:tblPr>
      <w:tblGrid>
        <w:gridCol w:w="4248"/>
      </w:tblGrid>
      <w:tr w:rsidR="00293835" w14:paraId="63C4C688" w14:textId="77777777" w:rsidTr="00293835">
        <w:tc>
          <w:tcPr>
            <w:tcW w:w="4248" w:type="dxa"/>
            <w:shd w:val="clear" w:color="auto" w:fill="404040" w:themeFill="text1" w:themeFillTint="BF"/>
          </w:tcPr>
          <w:p w14:paraId="2BCFF3B2" w14:textId="77777777" w:rsidR="00293835" w:rsidRPr="004204F5" w:rsidRDefault="00293835" w:rsidP="00293835">
            <w:pPr>
              <w:jc w:val="center"/>
              <w:rPr>
                <w:b/>
                <w:bCs/>
                <w:sz w:val="28"/>
                <w:szCs w:val="28"/>
              </w:rPr>
            </w:pPr>
            <w:r w:rsidRPr="004204F5">
              <w:rPr>
                <w:b/>
                <w:bCs/>
                <w:sz w:val="28"/>
                <w:szCs w:val="28"/>
              </w:rPr>
              <w:t>Character Cues</w:t>
            </w:r>
          </w:p>
        </w:tc>
      </w:tr>
      <w:tr w:rsidR="00293835" w14:paraId="3FBCAC54" w14:textId="77777777" w:rsidTr="00293835">
        <w:tc>
          <w:tcPr>
            <w:tcW w:w="4248" w:type="dxa"/>
          </w:tcPr>
          <w:p w14:paraId="0F014B91" w14:textId="77777777" w:rsidR="00293835" w:rsidRPr="00AD500B" w:rsidRDefault="00293835" w:rsidP="00293835">
            <w:pPr>
              <w:rPr>
                <w:i/>
                <w:iCs/>
              </w:rPr>
            </w:pPr>
            <w:r>
              <w:t xml:space="preserve">Pet Peeve: </w:t>
            </w:r>
            <w:r w:rsidRPr="70560388">
              <w:rPr>
                <w:i/>
                <w:iCs/>
              </w:rPr>
              <w:t>When the pokies machine keeps freezing while I'm in the middle of gambling</w:t>
            </w:r>
          </w:p>
        </w:tc>
      </w:tr>
      <w:tr w:rsidR="00293835" w14:paraId="62E0BEB2" w14:textId="77777777" w:rsidTr="00293835">
        <w:tc>
          <w:tcPr>
            <w:tcW w:w="4248" w:type="dxa"/>
          </w:tcPr>
          <w:p w14:paraId="442BE443" w14:textId="77777777" w:rsidR="00293835" w:rsidRPr="00645A1D" w:rsidRDefault="00293835" w:rsidP="00293835">
            <w:pPr>
              <w:rPr>
                <w:i/>
                <w:iCs/>
              </w:rPr>
            </w:pPr>
            <w:r>
              <w:t xml:space="preserve">Friends Say: </w:t>
            </w:r>
            <w:r w:rsidRPr="00C72563">
              <w:rPr>
                <w:i/>
                <w:iCs/>
              </w:rPr>
              <w:t>Gerry</w:t>
            </w:r>
            <w:r>
              <w:t xml:space="preserve"> e</w:t>
            </w:r>
            <w:r>
              <w:rPr>
                <w:i/>
                <w:iCs/>
              </w:rPr>
              <w:t>njoys spending his nights at the pokies, drinking his Jim Beam Whiskey</w:t>
            </w:r>
          </w:p>
        </w:tc>
      </w:tr>
      <w:tr w:rsidR="00293835" w14:paraId="2A7F1B7B" w14:textId="77777777" w:rsidTr="00293835">
        <w:tc>
          <w:tcPr>
            <w:tcW w:w="4248" w:type="dxa"/>
          </w:tcPr>
          <w:p w14:paraId="6300A321" w14:textId="77777777" w:rsidR="00293835" w:rsidRPr="00B36F62" w:rsidRDefault="00293835" w:rsidP="00293835">
            <w:pPr>
              <w:rPr>
                <w:i/>
                <w:iCs/>
              </w:rPr>
            </w:pPr>
            <w:r>
              <w:t xml:space="preserve">Daughter says: </w:t>
            </w:r>
            <w:r>
              <w:rPr>
                <w:i/>
                <w:iCs/>
              </w:rPr>
              <w:t>Gerry always takes great care of my two children, amazing grandfather and they always want to visit him</w:t>
            </w:r>
          </w:p>
        </w:tc>
      </w:tr>
    </w:tbl>
    <w:p w14:paraId="475E024E" w14:textId="77777777" w:rsidR="00293835" w:rsidRDefault="00293835"/>
    <w:p w14:paraId="0586E6BD" w14:textId="77777777" w:rsidR="00293835" w:rsidRDefault="00293835"/>
    <w:p w14:paraId="1A000418" w14:textId="77777777" w:rsidR="00293835" w:rsidRDefault="00293835"/>
    <w:tbl>
      <w:tblPr>
        <w:tblStyle w:val="TableGrid"/>
        <w:tblpPr w:leftFromText="180" w:rightFromText="180" w:vertAnchor="text" w:horzAnchor="margin" w:tblpY="238"/>
        <w:tblW w:w="3795" w:type="dxa"/>
        <w:tblLook w:val="06A0" w:firstRow="1" w:lastRow="0" w:firstColumn="1" w:lastColumn="0" w:noHBand="1" w:noVBand="1"/>
      </w:tblPr>
      <w:tblGrid>
        <w:gridCol w:w="3795"/>
      </w:tblGrid>
      <w:tr w:rsidR="00293835" w14:paraId="1C594D39" w14:textId="77777777" w:rsidTr="00293835">
        <w:trPr>
          <w:trHeight w:val="300"/>
        </w:trPr>
        <w:tc>
          <w:tcPr>
            <w:tcW w:w="3795" w:type="dxa"/>
            <w:shd w:val="clear" w:color="auto" w:fill="404040" w:themeFill="text1" w:themeFillTint="BF"/>
          </w:tcPr>
          <w:p w14:paraId="4B47CB91" w14:textId="77777777" w:rsidR="00293835" w:rsidRPr="00FA291D" w:rsidRDefault="00293835" w:rsidP="00293835">
            <w:pPr>
              <w:jc w:val="center"/>
              <w:rPr>
                <w:b/>
                <w:bCs/>
                <w:sz w:val="28"/>
                <w:szCs w:val="28"/>
              </w:rPr>
            </w:pPr>
            <w:r w:rsidRPr="00FA291D">
              <w:rPr>
                <w:b/>
                <w:bCs/>
                <w:sz w:val="28"/>
                <w:szCs w:val="28"/>
              </w:rPr>
              <w:t>Business Interaction</w:t>
            </w:r>
          </w:p>
        </w:tc>
      </w:tr>
      <w:tr w:rsidR="00293835" w14:paraId="3F00D4B3" w14:textId="77777777" w:rsidTr="00293835">
        <w:trPr>
          <w:trHeight w:val="300"/>
        </w:trPr>
        <w:tc>
          <w:tcPr>
            <w:tcW w:w="3795" w:type="dxa"/>
          </w:tcPr>
          <w:p w14:paraId="28F44B7D" w14:textId="77777777" w:rsidR="00293835" w:rsidRDefault="00293835" w:rsidP="00293835">
            <w:r>
              <w:t>Gerald feels lonely and wants to adopt a dog</w:t>
            </w:r>
          </w:p>
        </w:tc>
      </w:tr>
    </w:tbl>
    <w:p w14:paraId="46D9F1D5" w14:textId="77777777" w:rsidR="00293835" w:rsidRDefault="00293835"/>
    <w:p w14:paraId="7703BB9E" w14:textId="77777777" w:rsidR="00293835" w:rsidRDefault="00293835"/>
    <w:p w14:paraId="1D503DAA" w14:textId="77777777" w:rsidR="00293835" w:rsidRDefault="00293835"/>
    <w:p w14:paraId="339702C1" w14:textId="77777777" w:rsidR="00293835" w:rsidRDefault="00293835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383"/>
        <w:gridCol w:w="1463"/>
        <w:gridCol w:w="2504"/>
      </w:tblGrid>
      <w:tr w:rsidR="4D1F0075" w14:paraId="74A1BE4A" w14:textId="77777777" w:rsidTr="4D1F0075">
        <w:trPr>
          <w:trHeight w:val="300"/>
        </w:trPr>
        <w:tc>
          <w:tcPr>
            <w:tcW w:w="5616" w:type="dxa"/>
            <w:shd w:val="clear" w:color="auto" w:fill="404040" w:themeFill="text1" w:themeFillTint="BF"/>
          </w:tcPr>
          <w:p w14:paraId="2C05D8CE" w14:textId="58810B29" w:rsidR="4D1F0075" w:rsidRDefault="4D1F0075" w:rsidP="4D1F0075">
            <w:pPr>
              <w:rPr>
                <w:b/>
                <w:bCs/>
              </w:rPr>
            </w:pPr>
            <w:r w:rsidRPr="4D1F0075">
              <w:rPr>
                <w:b/>
                <w:bCs/>
              </w:rPr>
              <w:t>Photo</w:t>
            </w:r>
          </w:p>
        </w:tc>
        <w:tc>
          <w:tcPr>
            <w:tcW w:w="1567" w:type="dxa"/>
            <w:shd w:val="clear" w:color="auto" w:fill="404040" w:themeFill="text1" w:themeFillTint="BF"/>
          </w:tcPr>
          <w:p w14:paraId="78FD2128" w14:textId="148CF07B" w:rsidR="4D1F0075" w:rsidRDefault="4D1F0075" w:rsidP="4D1F0075">
            <w:pPr>
              <w:rPr>
                <w:b/>
                <w:bCs/>
              </w:rPr>
            </w:pPr>
            <w:r w:rsidRPr="4D1F0075">
              <w:rPr>
                <w:b/>
                <w:bCs/>
              </w:rPr>
              <w:t>Name</w:t>
            </w:r>
          </w:p>
        </w:tc>
        <w:tc>
          <w:tcPr>
            <w:tcW w:w="2877" w:type="dxa"/>
            <w:shd w:val="clear" w:color="auto" w:fill="404040" w:themeFill="text1" w:themeFillTint="BF"/>
          </w:tcPr>
          <w:p w14:paraId="1957AE7F" w14:textId="71F7383B" w:rsidR="4D1F0075" w:rsidRDefault="4D1F0075" w:rsidP="4D1F0075">
            <w:pPr>
              <w:rPr>
                <w:b/>
                <w:bCs/>
              </w:rPr>
            </w:pPr>
            <w:r w:rsidRPr="4D1F0075">
              <w:rPr>
                <w:b/>
                <w:bCs/>
              </w:rPr>
              <w:t>About Them</w:t>
            </w:r>
          </w:p>
        </w:tc>
      </w:tr>
      <w:tr w:rsidR="4D1F0075" w14:paraId="7F18AB70" w14:textId="77777777" w:rsidTr="4D1F0075">
        <w:trPr>
          <w:trHeight w:val="2190"/>
        </w:trPr>
        <w:tc>
          <w:tcPr>
            <w:tcW w:w="5616" w:type="dxa"/>
          </w:tcPr>
          <w:p w14:paraId="5F6DDAFB" w14:textId="428B2FFE" w:rsidR="4D1F0075" w:rsidRDefault="717E82D1">
            <w:r>
              <w:rPr>
                <w:noProof/>
              </w:rPr>
              <w:drawing>
                <wp:inline distT="0" distB="0" distL="0" distR="0" wp14:anchorId="0D79EADE" wp14:editId="08067FA1">
                  <wp:extent cx="2619375" cy="1743075"/>
                  <wp:effectExtent l="0" t="0" r="0" b="0"/>
                  <wp:docPr id="122276680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766808" name="Picture 1222766808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7" w:type="dxa"/>
          </w:tcPr>
          <w:p w14:paraId="31079507" w14:textId="74CF64CC" w:rsidR="4D1F0075" w:rsidRDefault="717E82D1">
            <w:r>
              <w:t>Jennifer Test</w:t>
            </w:r>
          </w:p>
        </w:tc>
        <w:tc>
          <w:tcPr>
            <w:tcW w:w="2877" w:type="dxa"/>
          </w:tcPr>
          <w:p w14:paraId="7464108D" w14:textId="50A16FB8" w:rsidR="4D1F0075" w:rsidRDefault="4D1F0075" w:rsidP="4D1F0075">
            <w:pPr>
              <w:rPr>
                <w:i/>
                <w:iCs/>
              </w:rPr>
            </w:pPr>
          </w:p>
        </w:tc>
      </w:tr>
    </w:tbl>
    <w:p w14:paraId="0C93E7EC" w14:textId="2521F38A" w:rsidR="4D1F0075" w:rsidRDefault="4D1F0075"/>
    <w:tbl>
      <w:tblPr>
        <w:tblStyle w:val="TableGrid"/>
        <w:tblW w:w="3822" w:type="dxa"/>
        <w:tblLook w:val="06A0" w:firstRow="1" w:lastRow="0" w:firstColumn="1" w:lastColumn="0" w:noHBand="1" w:noVBand="1"/>
      </w:tblPr>
      <w:tblGrid>
        <w:gridCol w:w="1788"/>
        <w:gridCol w:w="2034"/>
      </w:tblGrid>
      <w:tr w:rsidR="4D1F0075" w14:paraId="020A9587" w14:textId="77777777" w:rsidTr="00510419">
        <w:trPr>
          <w:trHeight w:val="300"/>
        </w:trPr>
        <w:tc>
          <w:tcPr>
            <w:tcW w:w="3651" w:type="dxa"/>
            <w:gridSpan w:val="2"/>
            <w:shd w:val="clear" w:color="auto" w:fill="404040" w:themeFill="text1" w:themeFillTint="BF"/>
          </w:tcPr>
          <w:p w14:paraId="300B9D0A" w14:textId="77777777" w:rsidR="4D1F0075" w:rsidRDefault="4D1F0075" w:rsidP="4D1F0075">
            <w:pPr>
              <w:jc w:val="center"/>
              <w:rPr>
                <w:b/>
                <w:bCs/>
                <w:sz w:val="28"/>
                <w:szCs w:val="28"/>
              </w:rPr>
            </w:pPr>
            <w:r w:rsidRPr="4D1F0075">
              <w:rPr>
                <w:b/>
                <w:bCs/>
                <w:sz w:val="28"/>
                <w:szCs w:val="28"/>
              </w:rPr>
              <w:t>App Usage Information</w:t>
            </w:r>
          </w:p>
        </w:tc>
      </w:tr>
      <w:tr w:rsidR="4D1F0075" w14:paraId="2D94DCF8" w14:textId="77777777" w:rsidTr="00510419">
        <w:trPr>
          <w:trHeight w:val="300"/>
        </w:trPr>
        <w:tc>
          <w:tcPr>
            <w:tcW w:w="1708" w:type="dxa"/>
          </w:tcPr>
          <w:p w14:paraId="08618EB1" w14:textId="77777777" w:rsidR="4D1F0075" w:rsidRDefault="4D1F0075">
            <w:r>
              <w:t>Parents</w:t>
            </w:r>
          </w:p>
        </w:tc>
        <w:tc>
          <w:tcPr>
            <w:tcW w:w="1938" w:type="dxa"/>
          </w:tcPr>
          <w:p w14:paraId="38F55D33" w14:textId="44C73A88" w:rsidR="4D1F0075" w:rsidRDefault="382C4FCF">
            <w:r>
              <w:t>2</w:t>
            </w:r>
          </w:p>
        </w:tc>
      </w:tr>
      <w:tr w:rsidR="4D1F0075" w14:paraId="5860B840" w14:textId="77777777" w:rsidTr="00510419">
        <w:trPr>
          <w:trHeight w:val="300"/>
        </w:trPr>
        <w:tc>
          <w:tcPr>
            <w:tcW w:w="1708" w:type="dxa"/>
          </w:tcPr>
          <w:p w14:paraId="60C7192F" w14:textId="77777777" w:rsidR="4D1F0075" w:rsidRDefault="4D1F0075">
            <w:r>
              <w:t>Siblings</w:t>
            </w:r>
          </w:p>
        </w:tc>
        <w:tc>
          <w:tcPr>
            <w:tcW w:w="1938" w:type="dxa"/>
          </w:tcPr>
          <w:p w14:paraId="162463E0" w14:textId="58123D8E" w:rsidR="4D1F0075" w:rsidRDefault="428860D2">
            <w:r>
              <w:t>5</w:t>
            </w:r>
          </w:p>
        </w:tc>
      </w:tr>
      <w:tr w:rsidR="4D1F0075" w14:paraId="2774D59A" w14:textId="77777777" w:rsidTr="00510419">
        <w:trPr>
          <w:trHeight w:val="300"/>
        </w:trPr>
        <w:tc>
          <w:tcPr>
            <w:tcW w:w="1708" w:type="dxa"/>
          </w:tcPr>
          <w:p w14:paraId="70289EC0" w14:textId="77777777" w:rsidR="4D1F0075" w:rsidRDefault="4D1F0075">
            <w:r>
              <w:t>Children</w:t>
            </w:r>
          </w:p>
        </w:tc>
        <w:tc>
          <w:tcPr>
            <w:tcW w:w="1938" w:type="dxa"/>
          </w:tcPr>
          <w:p w14:paraId="12411D3F" w14:textId="02DE77F4" w:rsidR="4D1F0075" w:rsidRDefault="72D6B68C">
            <w:r>
              <w:t>1</w:t>
            </w:r>
          </w:p>
        </w:tc>
      </w:tr>
      <w:tr w:rsidR="4D1F0075" w14:paraId="0B20396C" w14:textId="77777777" w:rsidTr="00510419">
        <w:trPr>
          <w:trHeight w:val="300"/>
        </w:trPr>
        <w:tc>
          <w:tcPr>
            <w:tcW w:w="1708" w:type="dxa"/>
          </w:tcPr>
          <w:p w14:paraId="0D1AA49D" w14:textId="77777777" w:rsidR="4D1F0075" w:rsidRDefault="4D1F0075">
            <w:r>
              <w:t xml:space="preserve"> Grandchildren</w:t>
            </w:r>
          </w:p>
        </w:tc>
        <w:tc>
          <w:tcPr>
            <w:tcW w:w="1938" w:type="dxa"/>
          </w:tcPr>
          <w:p w14:paraId="5F23B329" w14:textId="0FCC835D" w:rsidR="4D1F0075" w:rsidRDefault="3827F9B9">
            <w:r>
              <w:t>0</w:t>
            </w:r>
          </w:p>
        </w:tc>
      </w:tr>
      <w:tr w:rsidR="4D1F0075" w14:paraId="2B27FFAC" w14:textId="77777777" w:rsidTr="00510419">
        <w:trPr>
          <w:trHeight w:val="300"/>
        </w:trPr>
        <w:tc>
          <w:tcPr>
            <w:tcW w:w="3651" w:type="dxa"/>
            <w:gridSpan w:val="2"/>
            <w:shd w:val="clear" w:color="auto" w:fill="404040" w:themeFill="text1" w:themeFillTint="BF"/>
          </w:tcPr>
          <w:p w14:paraId="2F6563D7" w14:textId="77777777" w:rsidR="4D1F0075" w:rsidRDefault="4D1F0075" w:rsidP="4D1F0075">
            <w:pPr>
              <w:jc w:val="center"/>
              <w:rPr>
                <w:b/>
                <w:bCs/>
                <w:sz w:val="28"/>
                <w:szCs w:val="28"/>
              </w:rPr>
            </w:pPr>
            <w:r w:rsidRPr="4D1F0075">
              <w:rPr>
                <w:b/>
                <w:bCs/>
                <w:sz w:val="28"/>
                <w:szCs w:val="28"/>
              </w:rPr>
              <w:t>Personal Information</w:t>
            </w:r>
          </w:p>
        </w:tc>
      </w:tr>
      <w:tr w:rsidR="4D1F0075" w14:paraId="39F3F47B" w14:textId="77777777" w:rsidTr="00510419">
        <w:trPr>
          <w:trHeight w:val="300"/>
        </w:trPr>
        <w:tc>
          <w:tcPr>
            <w:tcW w:w="1708" w:type="dxa"/>
          </w:tcPr>
          <w:p w14:paraId="018C6130" w14:textId="77777777" w:rsidR="4D1F0075" w:rsidRDefault="4D1F0075">
            <w:r>
              <w:t>Age</w:t>
            </w:r>
          </w:p>
        </w:tc>
        <w:tc>
          <w:tcPr>
            <w:tcW w:w="1938" w:type="dxa"/>
          </w:tcPr>
          <w:p w14:paraId="38180D25" w14:textId="59383C5F" w:rsidR="4D1F0075" w:rsidRDefault="7F15F262">
            <w:r>
              <w:t>38</w:t>
            </w:r>
          </w:p>
        </w:tc>
      </w:tr>
      <w:tr w:rsidR="4D1F0075" w14:paraId="6C39FCCA" w14:textId="77777777" w:rsidTr="00510419">
        <w:trPr>
          <w:trHeight w:val="300"/>
        </w:trPr>
        <w:tc>
          <w:tcPr>
            <w:tcW w:w="1708" w:type="dxa"/>
          </w:tcPr>
          <w:p w14:paraId="086BF566" w14:textId="77777777" w:rsidR="4D1F0075" w:rsidRDefault="4D1F0075">
            <w:r>
              <w:t>Gender</w:t>
            </w:r>
          </w:p>
        </w:tc>
        <w:tc>
          <w:tcPr>
            <w:tcW w:w="1938" w:type="dxa"/>
          </w:tcPr>
          <w:p w14:paraId="20367352" w14:textId="1EB56381" w:rsidR="4D1F0075" w:rsidRDefault="0D20D2A7">
            <w:r>
              <w:t>Female</w:t>
            </w:r>
          </w:p>
        </w:tc>
      </w:tr>
      <w:tr w:rsidR="4D1F0075" w14:paraId="54F4642A" w14:textId="77777777" w:rsidTr="00510419">
        <w:trPr>
          <w:trHeight w:val="300"/>
        </w:trPr>
        <w:tc>
          <w:tcPr>
            <w:tcW w:w="1708" w:type="dxa"/>
          </w:tcPr>
          <w:p w14:paraId="567D8A3C" w14:textId="77777777" w:rsidR="4D1F0075" w:rsidRDefault="4D1F0075">
            <w:r>
              <w:t>Ethnicity</w:t>
            </w:r>
          </w:p>
        </w:tc>
        <w:tc>
          <w:tcPr>
            <w:tcW w:w="1938" w:type="dxa"/>
          </w:tcPr>
          <w:p w14:paraId="5EFBDF36" w14:textId="4342710A" w:rsidR="4D1F0075" w:rsidRDefault="16FC3AE7">
            <w:r>
              <w:t>American</w:t>
            </w:r>
          </w:p>
        </w:tc>
      </w:tr>
      <w:tr w:rsidR="4D1F0075" w14:paraId="68BB7DD1" w14:textId="77777777" w:rsidTr="00510419">
        <w:trPr>
          <w:trHeight w:val="300"/>
        </w:trPr>
        <w:tc>
          <w:tcPr>
            <w:tcW w:w="1708" w:type="dxa"/>
          </w:tcPr>
          <w:p w14:paraId="6FA41CE4" w14:textId="77777777" w:rsidR="4D1F0075" w:rsidRDefault="4D1F0075">
            <w:r>
              <w:t>Formality</w:t>
            </w:r>
          </w:p>
        </w:tc>
        <w:tc>
          <w:tcPr>
            <w:tcW w:w="1938" w:type="dxa"/>
          </w:tcPr>
          <w:p w14:paraId="1968FBAF" w14:textId="56E27FFE" w:rsidR="4D1F0075" w:rsidRDefault="1F112978">
            <w:r>
              <w:t>Jennifer</w:t>
            </w:r>
          </w:p>
        </w:tc>
      </w:tr>
      <w:tr w:rsidR="4D1F0075" w14:paraId="38749127" w14:textId="77777777" w:rsidTr="00510419">
        <w:trPr>
          <w:trHeight w:val="300"/>
        </w:trPr>
        <w:tc>
          <w:tcPr>
            <w:tcW w:w="1708" w:type="dxa"/>
          </w:tcPr>
          <w:p w14:paraId="241887C5" w14:textId="77777777" w:rsidR="4D1F0075" w:rsidRDefault="4D1F0075">
            <w:r>
              <w:t>Health Conditions</w:t>
            </w:r>
          </w:p>
        </w:tc>
        <w:tc>
          <w:tcPr>
            <w:tcW w:w="1938" w:type="dxa"/>
          </w:tcPr>
          <w:p w14:paraId="4945FA0C" w14:textId="230B9318" w:rsidR="4D1F0075" w:rsidRDefault="736AC4E0">
            <w:r>
              <w:t xml:space="preserve"> </w:t>
            </w:r>
          </w:p>
        </w:tc>
      </w:tr>
      <w:tr w:rsidR="4D1F0075" w14:paraId="0A8CC6D5" w14:textId="77777777" w:rsidTr="00510419">
        <w:trPr>
          <w:trHeight w:val="300"/>
        </w:trPr>
        <w:tc>
          <w:tcPr>
            <w:tcW w:w="1708" w:type="dxa"/>
          </w:tcPr>
          <w:p w14:paraId="27C99C09" w14:textId="77777777" w:rsidR="4D1F0075" w:rsidRDefault="4D1F0075">
            <w:r>
              <w:t>Education</w:t>
            </w:r>
          </w:p>
        </w:tc>
        <w:tc>
          <w:tcPr>
            <w:tcW w:w="1938" w:type="dxa"/>
          </w:tcPr>
          <w:p w14:paraId="005C38EF" w14:textId="2A10BD8E" w:rsidR="4D1F0075" w:rsidRDefault="6B65774C">
            <w:r>
              <w:t>Certificate III in Animal Care Services</w:t>
            </w:r>
          </w:p>
        </w:tc>
      </w:tr>
      <w:tr w:rsidR="4D1F0075" w14:paraId="6932A77B" w14:textId="77777777" w:rsidTr="00510419">
        <w:trPr>
          <w:trHeight w:val="300"/>
        </w:trPr>
        <w:tc>
          <w:tcPr>
            <w:tcW w:w="1708" w:type="dxa"/>
          </w:tcPr>
          <w:p w14:paraId="4DB08BD4" w14:textId="77777777" w:rsidR="4D1F0075" w:rsidRDefault="4D1F0075">
            <w:r>
              <w:t>Car</w:t>
            </w:r>
          </w:p>
        </w:tc>
        <w:tc>
          <w:tcPr>
            <w:tcW w:w="1938" w:type="dxa"/>
          </w:tcPr>
          <w:p w14:paraId="1DC3F070" w14:textId="5E188507" w:rsidR="4D1F0075" w:rsidRDefault="7FFAE859">
            <w:r>
              <w:t>2020 Honda civic</w:t>
            </w:r>
          </w:p>
        </w:tc>
      </w:tr>
      <w:tr w:rsidR="4D1F0075" w14:paraId="064AD0FD" w14:textId="77777777" w:rsidTr="00510419">
        <w:trPr>
          <w:trHeight w:val="300"/>
        </w:trPr>
        <w:tc>
          <w:tcPr>
            <w:tcW w:w="1708" w:type="dxa"/>
          </w:tcPr>
          <w:p w14:paraId="7FB05B06" w14:textId="77777777" w:rsidR="4D1F0075" w:rsidRDefault="4D1F0075">
            <w:r>
              <w:t>Favourite Drink</w:t>
            </w:r>
          </w:p>
        </w:tc>
        <w:tc>
          <w:tcPr>
            <w:tcW w:w="1938" w:type="dxa"/>
          </w:tcPr>
          <w:p w14:paraId="41726E6D" w14:textId="0D829199" w:rsidR="4D1F0075" w:rsidRDefault="28C6159B">
            <w:r>
              <w:t>Vanilla iced latte</w:t>
            </w:r>
          </w:p>
        </w:tc>
      </w:tr>
      <w:tr w:rsidR="4D1F0075" w14:paraId="1F074723" w14:textId="77777777" w:rsidTr="00510419">
        <w:trPr>
          <w:trHeight w:val="300"/>
        </w:trPr>
        <w:tc>
          <w:tcPr>
            <w:tcW w:w="1708" w:type="dxa"/>
          </w:tcPr>
          <w:p w14:paraId="40B77755" w14:textId="77777777" w:rsidR="4D1F0075" w:rsidRDefault="4D1F0075">
            <w:r>
              <w:t>Favourite Food</w:t>
            </w:r>
          </w:p>
        </w:tc>
        <w:tc>
          <w:tcPr>
            <w:tcW w:w="1938" w:type="dxa"/>
          </w:tcPr>
          <w:p w14:paraId="06F83936" w14:textId="1D883329" w:rsidR="4D1F0075" w:rsidRDefault="27450EEA">
            <w:r>
              <w:t>Ceaser salad</w:t>
            </w:r>
          </w:p>
        </w:tc>
      </w:tr>
      <w:tr w:rsidR="4D1F0075" w14:paraId="57BA9CDF" w14:textId="77777777" w:rsidTr="00510419">
        <w:trPr>
          <w:trHeight w:val="300"/>
        </w:trPr>
        <w:tc>
          <w:tcPr>
            <w:tcW w:w="1708" w:type="dxa"/>
          </w:tcPr>
          <w:p w14:paraId="596990C0" w14:textId="77777777" w:rsidR="4D1F0075" w:rsidRDefault="4D1F0075">
            <w:r>
              <w:t>Hobby</w:t>
            </w:r>
          </w:p>
        </w:tc>
        <w:tc>
          <w:tcPr>
            <w:tcW w:w="1938" w:type="dxa"/>
          </w:tcPr>
          <w:p w14:paraId="526B244C" w14:textId="5C748B35" w:rsidR="4D1F0075" w:rsidRDefault="6D661E89">
            <w:r>
              <w:t>Animal care</w:t>
            </w:r>
          </w:p>
        </w:tc>
      </w:tr>
      <w:tr w:rsidR="4D1F0075" w14:paraId="4BD0A9E4" w14:textId="77777777" w:rsidTr="4B319672">
        <w:trPr>
          <w:trHeight w:val="300"/>
        </w:trPr>
        <w:tc>
          <w:tcPr>
            <w:tcW w:w="3650" w:type="dxa"/>
            <w:gridSpan w:val="2"/>
            <w:shd w:val="clear" w:color="auto" w:fill="404040" w:themeFill="text1" w:themeFillTint="BF"/>
          </w:tcPr>
          <w:p w14:paraId="08E74FAA" w14:textId="77777777" w:rsidR="4D1F0075" w:rsidRDefault="4D1F0075" w:rsidP="4D1F0075">
            <w:pPr>
              <w:jc w:val="center"/>
              <w:rPr>
                <w:b/>
                <w:bCs/>
                <w:sz w:val="28"/>
                <w:szCs w:val="28"/>
              </w:rPr>
            </w:pPr>
            <w:r w:rsidRPr="4D1F0075">
              <w:rPr>
                <w:b/>
                <w:bCs/>
                <w:sz w:val="28"/>
                <w:szCs w:val="28"/>
              </w:rPr>
              <w:t>Hardware/Software</w:t>
            </w:r>
          </w:p>
        </w:tc>
      </w:tr>
      <w:tr w:rsidR="31D46B6A" w14:paraId="1986F13A" w14:textId="77777777" w:rsidTr="00510419">
        <w:trPr>
          <w:trHeight w:val="300"/>
        </w:trPr>
        <w:tc>
          <w:tcPr>
            <w:tcW w:w="3651" w:type="dxa"/>
            <w:gridSpan w:val="2"/>
          </w:tcPr>
          <w:p w14:paraId="61C515B0" w14:textId="22FC02AF" w:rsidR="31D46B6A" w:rsidRDefault="21CC7C39">
            <w:r>
              <w:t xml:space="preserve">PC: </w:t>
            </w:r>
          </w:p>
          <w:p w14:paraId="43888E8E" w14:textId="7CAC2A95" w:rsidR="31D46B6A" w:rsidRDefault="31D46B6A" w:rsidP="63EBA20E"/>
        </w:tc>
      </w:tr>
      <w:tr w:rsidR="4D1F0075" w14:paraId="4C8F2765" w14:textId="77777777" w:rsidTr="4B319672">
        <w:trPr>
          <w:trHeight w:val="300"/>
        </w:trPr>
        <w:tc>
          <w:tcPr>
            <w:tcW w:w="3650" w:type="dxa"/>
            <w:gridSpan w:val="2"/>
          </w:tcPr>
          <w:p w14:paraId="78066E2B" w14:textId="44109D0D" w:rsidR="4D1F0075" w:rsidRDefault="4D1F0075">
            <w:r>
              <w:t xml:space="preserve">Phone: </w:t>
            </w:r>
          </w:p>
          <w:p w14:paraId="287EA337" w14:textId="26036E0B" w:rsidR="4D1F0075" w:rsidRDefault="4D1F0075" w:rsidP="63EBA20E"/>
        </w:tc>
      </w:tr>
      <w:tr w:rsidR="4D1F0075" w14:paraId="004D0BE1" w14:textId="77777777" w:rsidTr="4B319672">
        <w:trPr>
          <w:trHeight w:val="300"/>
        </w:trPr>
        <w:tc>
          <w:tcPr>
            <w:tcW w:w="3650" w:type="dxa"/>
            <w:gridSpan w:val="2"/>
          </w:tcPr>
          <w:p w14:paraId="2F25EA60" w14:textId="77777777" w:rsidR="4D1F0075" w:rsidRDefault="4D1F0075">
            <w:r>
              <w:t>Tablet: N/A</w:t>
            </w:r>
          </w:p>
        </w:tc>
      </w:tr>
    </w:tbl>
    <w:p w14:paraId="35889D61" w14:textId="4DF53A9B" w:rsidR="4D1F0075" w:rsidRDefault="4D1F0075"/>
    <w:p w14:paraId="4D7FB076" w14:textId="6840A7C6" w:rsidR="4D1F0075" w:rsidRDefault="4D1F0075"/>
    <w:p w14:paraId="5911BCC6" w14:textId="77777777" w:rsidR="4D1F0075" w:rsidRDefault="4D1F0075"/>
    <w:p w14:paraId="12506730" w14:textId="77777777" w:rsidR="4D1F0075" w:rsidRDefault="4D1F00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</w:tblGrid>
      <w:tr w:rsidR="4D1F0075" w14:paraId="3BC655A8" w14:textId="77777777" w:rsidTr="4D1F0075">
        <w:trPr>
          <w:trHeight w:val="300"/>
        </w:trPr>
        <w:tc>
          <w:tcPr>
            <w:tcW w:w="4248" w:type="dxa"/>
            <w:shd w:val="clear" w:color="auto" w:fill="404040" w:themeFill="text1" w:themeFillTint="BF"/>
          </w:tcPr>
          <w:p w14:paraId="4BA91544" w14:textId="77777777" w:rsidR="4D1F0075" w:rsidRDefault="4D1F0075" w:rsidP="4D1F0075">
            <w:pPr>
              <w:jc w:val="center"/>
              <w:rPr>
                <w:b/>
                <w:bCs/>
                <w:sz w:val="28"/>
                <w:szCs w:val="28"/>
              </w:rPr>
            </w:pPr>
            <w:r w:rsidRPr="4D1F0075">
              <w:rPr>
                <w:b/>
                <w:bCs/>
                <w:sz w:val="28"/>
                <w:szCs w:val="28"/>
              </w:rPr>
              <w:t>Character Cues</w:t>
            </w:r>
          </w:p>
        </w:tc>
      </w:tr>
      <w:tr w:rsidR="4D1F0075" w14:paraId="794B6435" w14:textId="77777777" w:rsidTr="4D1F0075">
        <w:trPr>
          <w:trHeight w:val="300"/>
        </w:trPr>
        <w:tc>
          <w:tcPr>
            <w:tcW w:w="4248" w:type="dxa"/>
          </w:tcPr>
          <w:p w14:paraId="4F2927F1" w14:textId="77777777" w:rsidR="4D1F0075" w:rsidRDefault="4D1F0075">
            <w:r>
              <w:t xml:space="preserve">Pet Peeve: </w:t>
            </w:r>
          </w:p>
        </w:tc>
      </w:tr>
      <w:tr w:rsidR="4D1F0075" w14:paraId="1770B429" w14:textId="77777777" w:rsidTr="4D1F0075">
        <w:trPr>
          <w:trHeight w:val="300"/>
        </w:trPr>
        <w:tc>
          <w:tcPr>
            <w:tcW w:w="4248" w:type="dxa"/>
          </w:tcPr>
          <w:p w14:paraId="188EE99F" w14:textId="77777777" w:rsidR="4D1F0075" w:rsidRDefault="4D1F0075">
            <w:r>
              <w:t>Friends Say:</w:t>
            </w:r>
          </w:p>
        </w:tc>
      </w:tr>
    </w:tbl>
    <w:p w14:paraId="6D0B585D" w14:textId="18901415" w:rsidR="4D1F0075" w:rsidRDefault="4D1F0075"/>
    <w:p w14:paraId="7E5B0258" w14:textId="126F650D" w:rsidR="00684A61" w:rsidRDefault="00684A61"/>
    <w:p w14:paraId="22DAFF0E" w14:textId="77777777" w:rsidR="00792C88" w:rsidRDefault="00792C88"/>
    <w:p w14:paraId="739D23D4" w14:textId="77777777" w:rsidR="00792C88" w:rsidRDefault="00792C88"/>
    <w:p w14:paraId="04DFACC1" w14:textId="77777777" w:rsidR="00792C88" w:rsidRDefault="00792C88"/>
    <w:p w14:paraId="6FEC47BB" w14:textId="77777777" w:rsidR="00792C88" w:rsidRDefault="00792C88"/>
    <w:p w14:paraId="5AA0B3E4" w14:textId="77777777" w:rsidR="00792C88" w:rsidRDefault="00792C88"/>
    <w:p w14:paraId="506B422E" w14:textId="77777777" w:rsidR="00792C88" w:rsidRDefault="00792C88"/>
    <w:p w14:paraId="709574DA" w14:textId="77777777" w:rsidR="00792C88" w:rsidRDefault="00792C88"/>
    <w:p w14:paraId="05CFDEBF" w14:textId="77777777" w:rsidR="00792C88" w:rsidRDefault="00792C88"/>
    <w:p w14:paraId="42C03BBE" w14:textId="77777777" w:rsidR="00792C88" w:rsidRDefault="00792C88"/>
    <w:p w14:paraId="7749D0E4" w14:textId="77777777" w:rsidR="00792C88" w:rsidRDefault="00792C88"/>
    <w:p w14:paraId="513CA911" w14:textId="77777777" w:rsidR="00792C88" w:rsidRDefault="00792C88"/>
    <w:p w14:paraId="619F4514" w14:textId="77777777" w:rsidR="00792C88" w:rsidRDefault="00792C88"/>
    <w:p w14:paraId="059E8A97" w14:textId="77777777" w:rsidR="00792C88" w:rsidRDefault="00792C88"/>
    <w:p w14:paraId="21110910" w14:textId="77777777" w:rsidR="00792C88" w:rsidRDefault="00792C88"/>
    <w:p w14:paraId="6ED068BC" w14:textId="77777777" w:rsidR="00792C88" w:rsidRDefault="00792C88"/>
    <w:p w14:paraId="0729FC53" w14:textId="77777777" w:rsidR="00792C88" w:rsidRDefault="00792C88"/>
    <w:p w14:paraId="50B52E15" w14:textId="77777777" w:rsidR="00792C88" w:rsidRDefault="00792C88"/>
    <w:p w14:paraId="454FB3A0" w14:textId="77777777" w:rsidR="00792C88" w:rsidRDefault="00792C88"/>
    <w:p w14:paraId="3DD010B7" w14:textId="77777777" w:rsidR="00792C88" w:rsidRDefault="00792C88"/>
    <w:p w14:paraId="05B2EBD4" w14:textId="77777777" w:rsidR="00792C88" w:rsidRDefault="00792C88"/>
    <w:p w14:paraId="15DFCEF2" w14:textId="77777777" w:rsidR="00792C88" w:rsidRDefault="00792C88"/>
    <w:tbl>
      <w:tblPr>
        <w:tblStyle w:val="TableGrid"/>
        <w:tblpPr w:leftFromText="180" w:rightFromText="180" w:vertAnchor="text" w:horzAnchor="margin" w:tblpY="-671"/>
        <w:tblW w:w="10060" w:type="dxa"/>
        <w:tblLook w:val="06A0" w:firstRow="1" w:lastRow="0" w:firstColumn="1" w:lastColumn="0" w:noHBand="1" w:noVBand="1"/>
      </w:tblPr>
      <w:tblGrid>
        <w:gridCol w:w="5616"/>
        <w:gridCol w:w="1567"/>
        <w:gridCol w:w="2877"/>
      </w:tblGrid>
      <w:tr w:rsidR="00792C88" w14:paraId="260ADBC4" w14:textId="77777777" w:rsidTr="00553516">
        <w:trPr>
          <w:trHeight w:val="2190"/>
        </w:trPr>
        <w:tc>
          <w:tcPr>
            <w:tcW w:w="5616" w:type="dxa"/>
          </w:tcPr>
          <w:p w14:paraId="39DE6AEF" w14:textId="2DD43421" w:rsidR="00792C88" w:rsidRDefault="004861BB" w:rsidP="00553516">
            <w:r>
              <w:rPr>
                <w:noProof/>
              </w:rPr>
              <w:drawing>
                <wp:inline distT="0" distB="0" distL="0" distR="0" wp14:anchorId="4CFECC5E" wp14:editId="20D9B65E">
                  <wp:extent cx="3038919" cy="2026920"/>
                  <wp:effectExtent l="0" t="0" r="9525" b="0"/>
                  <wp:docPr id="397549547" name="Picture 1" descr="420,516 Young Man Working Office Stock Photos - Free &amp; Royalty-Free Stock  Photos from Dreamsti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420,516 Young Man Working Office Stock Photos - Free &amp; Royalty-Free Stock  Photos from Dreamsti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5847" cy="20315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7" w:type="dxa"/>
          </w:tcPr>
          <w:p w14:paraId="24B91882" w14:textId="15FEDA13" w:rsidR="00792C88" w:rsidRDefault="002C7668" w:rsidP="00553516">
            <w:r>
              <w:t>Jacob Luna</w:t>
            </w:r>
          </w:p>
        </w:tc>
        <w:tc>
          <w:tcPr>
            <w:tcW w:w="2877" w:type="dxa"/>
          </w:tcPr>
          <w:p w14:paraId="6BEE0A37" w14:textId="7FA691EF" w:rsidR="00792C88" w:rsidRPr="00925235" w:rsidRDefault="00792C88" w:rsidP="00553516">
            <w:r>
              <w:rPr>
                <w:i/>
                <w:iCs/>
              </w:rPr>
              <w:t>“</w:t>
            </w:r>
            <w:r w:rsidR="002C7668">
              <w:rPr>
                <w:i/>
                <w:iCs/>
              </w:rPr>
              <w:t xml:space="preserve">I need </w:t>
            </w:r>
            <w:r w:rsidR="00C4032D">
              <w:rPr>
                <w:i/>
                <w:iCs/>
              </w:rPr>
              <w:t>a pet to help me with my spare time, I feel bored and alone sometimes and I need something to fit that hole.</w:t>
            </w:r>
            <w:r>
              <w:rPr>
                <w:i/>
                <w:iCs/>
              </w:rPr>
              <w:t>”</w:t>
            </w:r>
          </w:p>
        </w:tc>
      </w:tr>
    </w:tbl>
    <w:p w14:paraId="099DA461" w14:textId="77777777" w:rsidR="00792C88" w:rsidRDefault="00792C88" w:rsidP="00792C88"/>
    <w:tbl>
      <w:tblPr>
        <w:tblStyle w:val="TableGrid"/>
        <w:tblpPr w:leftFromText="180" w:rightFromText="180" w:vertAnchor="text" w:horzAnchor="margin" w:tblpY="-26"/>
        <w:tblW w:w="0" w:type="auto"/>
        <w:tblLook w:val="06A0" w:firstRow="1" w:lastRow="0" w:firstColumn="1" w:lastColumn="0" w:noHBand="1" w:noVBand="1"/>
      </w:tblPr>
      <w:tblGrid>
        <w:gridCol w:w="1838"/>
        <w:gridCol w:w="1985"/>
      </w:tblGrid>
      <w:tr w:rsidR="00792C88" w:rsidRPr="003B3E4F" w14:paraId="4BAED88E" w14:textId="77777777" w:rsidTr="00553516">
        <w:trPr>
          <w:trHeight w:val="300"/>
        </w:trPr>
        <w:tc>
          <w:tcPr>
            <w:tcW w:w="3823" w:type="dxa"/>
            <w:gridSpan w:val="2"/>
            <w:shd w:val="clear" w:color="auto" w:fill="404040" w:themeFill="text1" w:themeFillTint="BF"/>
          </w:tcPr>
          <w:p w14:paraId="7FB7DD39" w14:textId="77777777" w:rsidR="00792C88" w:rsidRPr="003B3E4F" w:rsidRDefault="00792C88" w:rsidP="00553516">
            <w:pPr>
              <w:jc w:val="center"/>
              <w:rPr>
                <w:b/>
                <w:bCs/>
                <w:sz w:val="28"/>
                <w:szCs w:val="28"/>
              </w:rPr>
            </w:pPr>
            <w:r w:rsidRPr="003B3E4F">
              <w:rPr>
                <w:b/>
                <w:bCs/>
                <w:sz w:val="28"/>
                <w:szCs w:val="28"/>
              </w:rPr>
              <w:t>App Usage Information</w:t>
            </w:r>
          </w:p>
        </w:tc>
      </w:tr>
      <w:tr w:rsidR="00792C88" w14:paraId="35F23D9D" w14:textId="77777777" w:rsidTr="00553516">
        <w:trPr>
          <w:trHeight w:val="300"/>
        </w:trPr>
        <w:tc>
          <w:tcPr>
            <w:tcW w:w="1838" w:type="dxa"/>
          </w:tcPr>
          <w:p w14:paraId="0DB69B60" w14:textId="77777777" w:rsidR="00792C88" w:rsidRPr="00684A61" w:rsidRDefault="00792C88" w:rsidP="00553516">
            <w:r w:rsidRPr="00684A61">
              <w:t>Parents</w:t>
            </w:r>
          </w:p>
        </w:tc>
        <w:tc>
          <w:tcPr>
            <w:tcW w:w="1985" w:type="dxa"/>
          </w:tcPr>
          <w:p w14:paraId="317378E9" w14:textId="3AA2581B" w:rsidR="00792C88" w:rsidRDefault="00792C88" w:rsidP="00553516">
            <w:r>
              <w:t xml:space="preserve">2 </w:t>
            </w:r>
          </w:p>
        </w:tc>
      </w:tr>
      <w:tr w:rsidR="00792C88" w14:paraId="778CD67B" w14:textId="77777777" w:rsidTr="00553516">
        <w:trPr>
          <w:trHeight w:val="300"/>
        </w:trPr>
        <w:tc>
          <w:tcPr>
            <w:tcW w:w="1838" w:type="dxa"/>
          </w:tcPr>
          <w:p w14:paraId="29328801" w14:textId="77777777" w:rsidR="00792C88" w:rsidRPr="00684A61" w:rsidRDefault="00792C88" w:rsidP="00553516">
            <w:r w:rsidRPr="00684A61">
              <w:t>Siblings</w:t>
            </w:r>
          </w:p>
        </w:tc>
        <w:tc>
          <w:tcPr>
            <w:tcW w:w="1985" w:type="dxa"/>
          </w:tcPr>
          <w:p w14:paraId="12984B48" w14:textId="162360DF" w:rsidR="00792C88" w:rsidRDefault="00607CA3" w:rsidP="00553516">
            <w:r>
              <w:t>3</w:t>
            </w:r>
          </w:p>
        </w:tc>
      </w:tr>
      <w:tr w:rsidR="00792C88" w14:paraId="22AC70AB" w14:textId="77777777" w:rsidTr="00553516">
        <w:trPr>
          <w:trHeight w:val="300"/>
        </w:trPr>
        <w:tc>
          <w:tcPr>
            <w:tcW w:w="1838" w:type="dxa"/>
          </w:tcPr>
          <w:p w14:paraId="710D17E7" w14:textId="77777777" w:rsidR="00792C88" w:rsidRPr="00684A61" w:rsidRDefault="00792C88" w:rsidP="00553516">
            <w:r w:rsidRPr="00684A61">
              <w:t>Children</w:t>
            </w:r>
          </w:p>
        </w:tc>
        <w:tc>
          <w:tcPr>
            <w:tcW w:w="1985" w:type="dxa"/>
          </w:tcPr>
          <w:p w14:paraId="1E5AF66D" w14:textId="73904C5B" w:rsidR="00792C88" w:rsidRDefault="00607CA3" w:rsidP="00553516">
            <w:r>
              <w:t>0</w:t>
            </w:r>
          </w:p>
        </w:tc>
      </w:tr>
      <w:tr w:rsidR="00792C88" w14:paraId="32E330ED" w14:textId="77777777" w:rsidTr="00553516">
        <w:trPr>
          <w:trHeight w:val="300"/>
        </w:trPr>
        <w:tc>
          <w:tcPr>
            <w:tcW w:w="1838" w:type="dxa"/>
          </w:tcPr>
          <w:p w14:paraId="4C6B0505" w14:textId="77777777" w:rsidR="00792C88" w:rsidRPr="00684A61" w:rsidRDefault="00792C88" w:rsidP="00553516">
            <w:ins w:id="1" w:author="Microsoft Word" w:date="2026-03-18T18:11:00Z" w16du:dateUtc="2026-03-19T01:11:00Z">
              <w:r w:rsidRPr="00684A61">
                <w:t xml:space="preserve"> </w:t>
              </w:r>
            </w:ins>
            <w:r w:rsidRPr="00684A61">
              <w:t>Grandchildren</w:t>
            </w:r>
          </w:p>
        </w:tc>
        <w:tc>
          <w:tcPr>
            <w:tcW w:w="1985" w:type="dxa"/>
          </w:tcPr>
          <w:p w14:paraId="40AC73CC" w14:textId="5CEE26A9" w:rsidR="00792C88" w:rsidRDefault="00607CA3" w:rsidP="00553516">
            <w:r>
              <w:t>0</w:t>
            </w:r>
          </w:p>
        </w:tc>
      </w:tr>
    </w:tbl>
    <w:tbl>
      <w:tblPr>
        <w:tblStyle w:val="TableGrid"/>
        <w:tblpPr w:leftFromText="180" w:rightFromText="180" w:vertAnchor="text" w:horzAnchor="page" w:tblpX="7621" w:tblpY="-50"/>
        <w:tblW w:w="0" w:type="auto"/>
        <w:tblLook w:val="06A0" w:firstRow="1" w:lastRow="0" w:firstColumn="1" w:lastColumn="0" w:noHBand="1" w:noVBand="1"/>
      </w:tblPr>
      <w:tblGrid>
        <w:gridCol w:w="1838"/>
        <w:gridCol w:w="1985"/>
      </w:tblGrid>
      <w:tr w:rsidR="00792C88" w14:paraId="27B4C99F" w14:textId="77777777" w:rsidTr="00553516">
        <w:trPr>
          <w:trHeight w:val="300"/>
        </w:trPr>
        <w:tc>
          <w:tcPr>
            <w:tcW w:w="3823" w:type="dxa"/>
            <w:gridSpan w:val="2"/>
            <w:shd w:val="clear" w:color="auto" w:fill="404040" w:themeFill="text1" w:themeFillTint="BF"/>
          </w:tcPr>
          <w:p w14:paraId="50D8C971" w14:textId="77777777" w:rsidR="00792C88" w:rsidRPr="003B3E4F" w:rsidRDefault="00792C88" w:rsidP="00553516">
            <w:pPr>
              <w:jc w:val="center"/>
              <w:rPr>
                <w:b/>
                <w:bCs/>
                <w:sz w:val="28"/>
                <w:szCs w:val="28"/>
              </w:rPr>
            </w:pPr>
            <w:r w:rsidRPr="003B3E4F">
              <w:rPr>
                <w:b/>
                <w:bCs/>
                <w:sz w:val="28"/>
                <w:szCs w:val="28"/>
              </w:rPr>
              <w:t>Personal Information</w:t>
            </w:r>
          </w:p>
        </w:tc>
      </w:tr>
      <w:tr w:rsidR="00792C88" w14:paraId="047D8580" w14:textId="77777777" w:rsidTr="00553516">
        <w:trPr>
          <w:trHeight w:val="300"/>
        </w:trPr>
        <w:tc>
          <w:tcPr>
            <w:tcW w:w="1838" w:type="dxa"/>
          </w:tcPr>
          <w:p w14:paraId="5DA79CDF" w14:textId="77777777" w:rsidR="00792C88" w:rsidRPr="00684A61" w:rsidRDefault="00792C88" w:rsidP="00553516">
            <w:r w:rsidRPr="00684A61">
              <w:t>Age</w:t>
            </w:r>
          </w:p>
        </w:tc>
        <w:tc>
          <w:tcPr>
            <w:tcW w:w="1985" w:type="dxa"/>
          </w:tcPr>
          <w:p w14:paraId="0239F520" w14:textId="3D219477" w:rsidR="00792C88" w:rsidRDefault="00607CA3" w:rsidP="00553516">
            <w:r>
              <w:t>27</w:t>
            </w:r>
          </w:p>
        </w:tc>
      </w:tr>
      <w:tr w:rsidR="00792C88" w14:paraId="370BB6FE" w14:textId="77777777" w:rsidTr="00553516">
        <w:trPr>
          <w:trHeight w:val="300"/>
        </w:trPr>
        <w:tc>
          <w:tcPr>
            <w:tcW w:w="1838" w:type="dxa"/>
          </w:tcPr>
          <w:p w14:paraId="5E772DCE" w14:textId="77777777" w:rsidR="00792C88" w:rsidRPr="00684A61" w:rsidRDefault="00792C88" w:rsidP="00553516">
            <w:r w:rsidRPr="00684A61">
              <w:t>Gender</w:t>
            </w:r>
          </w:p>
        </w:tc>
        <w:tc>
          <w:tcPr>
            <w:tcW w:w="1985" w:type="dxa"/>
          </w:tcPr>
          <w:p w14:paraId="1D253269" w14:textId="77777777" w:rsidR="00792C88" w:rsidRDefault="00792C88" w:rsidP="00553516">
            <w:r>
              <w:t>Male</w:t>
            </w:r>
          </w:p>
        </w:tc>
      </w:tr>
      <w:tr w:rsidR="00792C88" w14:paraId="18534331" w14:textId="77777777" w:rsidTr="00553516">
        <w:trPr>
          <w:trHeight w:val="300"/>
        </w:trPr>
        <w:tc>
          <w:tcPr>
            <w:tcW w:w="1838" w:type="dxa"/>
          </w:tcPr>
          <w:p w14:paraId="577807BD" w14:textId="77777777" w:rsidR="00792C88" w:rsidRPr="00684A61" w:rsidRDefault="00792C88" w:rsidP="00553516">
            <w:r w:rsidRPr="00684A61">
              <w:t>Ethnicity</w:t>
            </w:r>
          </w:p>
        </w:tc>
        <w:tc>
          <w:tcPr>
            <w:tcW w:w="1985" w:type="dxa"/>
          </w:tcPr>
          <w:p w14:paraId="32CDB2DB" w14:textId="77777777" w:rsidR="00792C88" w:rsidRDefault="00792C88" w:rsidP="00553516">
            <w:r>
              <w:t>White</w:t>
            </w:r>
          </w:p>
        </w:tc>
      </w:tr>
      <w:tr w:rsidR="00792C88" w14:paraId="74277551" w14:textId="77777777" w:rsidTr="00553516">
        <w:trPr>
          <w:trHeight w:val="300"/>
        </w:trPr>
        <w:tc>
          <w:tcPr>
            <w:tcW w:w="1838" w:type="dxa"/>
          </w:tcPr>
          <w:p w14:paraId="4D457B27" w14:textId="77777777" w:rsidR="00792C88" w:rsidRPr="00684A61" w:rsidRDefault="00792C88" w:rsidP="00553516">
            <w:r w:rsidRPr="00684A61">
              <w:t>Formality</w:t>
            </w:r>
          </w:p>
        </w:tc>
        <w:tc>
          <w:tcPr>
            <w:tcW w:w="1985" w:type="dxa"/>
          </w:tcPr>
          <w:p w14:paraId="7D926486" w14:textId="2F81B259" w:rsidR="00792C88" w:rsidRDefault="00607CA3" w:rsidP="00553516">
            <w:r>
              <w:t>Jacob</w:t>
            </w:r>
          </w:p>
        </w:tc>
      </w:tr>
      <w:tr w:rsidR="00792C88" w14:paraId="00EE2370" w14:textId="77777777" w:rsidTr="00553516">
        <w:trPr>
          <w:trHeight w:val="300"/>
        </w:trPr>
        <w:tc>
          <w:tcPr>
            <w:tcW w:w="1838" w:type="dxa"/>
          </w:tcPr>
          <w:p w14:paraId="28CCA262" w14:textId="77777777" w:rsidR="00792C88" w:rsidRPr="00684A61" w:rsidRDefault="00792C88" w:rsidP="00553516">
            <w:r w:rsidRPr="00684A61">
              <w:t>Health Conditions</w:t>
            </w:r>
          </w:p>
        </w:tc>
        <w:tc>
          <w:tcPr>
            <w:tcW w:w="1985" w:type="dxa"/>
          </w:tcPr>
          <w:p w14:paraId="4D7E4A1D" w14:textId="378DEF19" w:rsidR="00792C88" w:rsidRDefault="00607CA3" w:rsidP="00553516">
            <w:r>
              <w:t>None</w:t>
            </w:r>
          </w:p>
        </w:tc>
      </w:tr>
      <w:tr w:rsidR="00792C88" w14:paraId="3CC9A5B2" w14:textId="77777777" w:rsidTr="00553516">
        <w:trPr>
          <w:trHeight w:val="300"/>
        </w:trPr>
        <w:tc>
          <w:tcPr>
            <w:tcW w:w="1838" w:type="dxa"/>
          </w:tcPr>
          <w:p w14:paraId="4AD23E8D" w14:textId="77777777" w:rsidR="00792C88" w:rsidRPr="00684A61" w:rsidRDefault="00792C88" w:rsidP="00553516">
            <w:r w:rsidRPr="00684A61">
              <w:t>Education</w:t>
            </w:r>
          </w:p>
        </w:tc>
        <w:tc>
          <w:tcPr>
            <w:tcW w:w="1985" w:type="dxa"/>
          </w:tcPr>
          <w:p w14:paraId="7EB69045" w14:textId="37B35E65" w:rsidR="00792C88" w:rsidRDefault="006434C2" w:rsidP="00553516">
            <w:r>
              <w:t>Majored in Computer Science at Harvard University</w:t>
            </w:r>
          </w:p>
        </w:tc>
      </w:tr>
      <w:tr w:rsidR="00792C88" w14:paraId="41F4A779" w14:textId="77777777" w:rsidTr="00553516">
        <w:trPr>
          <w:trHeight w:val="300"/>
        </w:trPr>
        <w:tc>
          <w:tcPr>
            <w:tcW w:w="1838" w:type="dxa"/>
          </w:tcPr>
          <w:p w14:paraId="1EE6769B" w14:textId="77777777" w:rsidR="00792C88" w:rsidRPr="00684A61" w:rsidRDefault="00792C88" w:rsidP="00553516">
            <w:r w:rsidRPr="00684A61">
              <w:t>Car</w:t>
            </w:r>
          </w:p>
        </w:tc>
        <w:tc>
          <w:tcPr>
            <w:tcW w:w="1985" w:type="dxa"/>
          </w:tcPr>
          <w:p w14:paraId="0A60E317" w14:textId="0CE50343" w:rsidR="00792C88" w:rsidRDefault="00467995" w:rsidP="00553516">
            <w:r>
              <w:t xml:space="preserve">Toyota </w:t>
            </w:r>
            <w:r w:rsidR="00183490">
              <w:t>GR Corolla</w:t>
            </w:r>
          </w:p>
        </w:tc>
      </w:tr>
      <w:tr w:rsidR="00792C88" w14:paraId="4E5E308D" w14:textId="77777777" w:rsidTr="00553516">
        <w:trPr>
          <w:trHeight w:val="300"/>
        </w:trPr>
        <w:tc>
          <w:tcPr>
            <w:tcW w:w="1838" w:type="dxa"/>
          </w:tcPr>
          <w:p w14:paraId="61C996AF" w14:textId="77777777" w:rsidR="00792C88" w:rsidRPr="00684A61" w:rsidRDefault="00792C88" w:rsidP="00553516">
            <w:r w:rsidRPr="00684A61">
              <w:t>Favourite Drink</w:t>
            </w:r>
          </w:p>
        </w:tc>
        <w:tc>
          <w:tcPr>
            <w:tcW w:w="1985" w:type="dxa"/>
          </w:tcPr>
          <w:p w14:paraId="0DA6AD97" w14:textId="5D3E5379" w:rsidR="00792C88" w:rsidRDefault="00F27690" w:rsidP="00553516">
            <w:r>
              <w:t>Cappuccino</w:t>
            </w:r>
          </w:p>
        </w:tc>
      </w:tr>
      <w:tr w:rsidR="00792C88" w14:paraId="584EFEFA" w14:textId="77777777" w:rsidTr="00553516">
        <w:trPr>
          <w:trHeight w:val="300"/>
        </w:trPr>
        <w:tc>
          <w:tcPr>
            <w:tcW w:w="1838" w:type="dxa"/>
          </w:tcPr>
          <w:p w14:paraId="0E7981FE" w14:textId="77777777" w:rsidR="00792C88" w:rsidRPr="00684A61" w:rsidRDefault="00792C88" w:rsidP="00553516">
            <w:r w:rsidRPr="00684A61">
              <w:t>Favourite Food</w:t>
            </w:r>
          </w:p>
        </w:tc>
        <w:tc>
          <w:tcPr>
            <w:tcW w:w="1985" w:type="dxa"/>
          </w:tcPr>
          <w:p w14:paraId="667CAEE9" w14:textId="6B9D1D8A" w:rsidR="00792C88" w:rsidRDefault="00474BF0" w:rsidP="00553516">
            <w:r>
              <w:t>Ravioli</w:t>
            </w:r>
          </w:p>
        </w:tc>
      </w:tr>
      <w:tr w:rsidR="00792C88" w14:paraId="4D7FCC30" w14:textId="77777777" w:rsidTr="00553516">
        <w:trPr>
          <w:trHeight w:val="300"/>
        </w:trPr>
        <w:tc>
          <w:tcPr>
            <w:tcW w:w="1838" w:type="dxa"/>
          </w:tcPr>
          <w:p w14:paraId="6998B0F5" w14:textId="77777777" w:rsidR="00792C88" w:rsidRPr="00684A61" w:rsidRDefault="00792C88" w:rsidP="00553516">
            <w:r w:rsidRPr="00684A61">
              <w:t>Hobby</w:t>
            </w:r>
          </w:p>
        </w:tc>
        <w:tc>
          <w:tcPr>
            <w:tcW w:w="1985" w:type="dxa"/>
          </w:tcPr>
          <w:p w14:paraId="21C995AD" w14:textId="3C82ECAB" w:rsidR="00792C88" w:rsidRDefault="006434C2" w:rsidP="00553516">
            <w:r>
              <w:t xml:space="preserve">Playing </w:t>
            </w:r>
            <w:r w:rsidR="00474BF0">
              <w:t>Video Games</w:t>
            </w:r>
          </w:p>
        </w:tc>
      </w:tr>
    </w:tbl>
    <w:p w14:paraId="3AC92C13" w14:textId="77777777" w:rsidR="00792C88" w:rsidRDefault="00792C88" w:rsidP="00792C88"/>
    <w:p w14:paraId="52AC9830" w14:textId="77777777" w:rsidR="00792C88" w:rsidRDefault="00792C88" w:rsidP="00792C88"/>
    <w:p w14:paraId="4257479F" w14:textId="77777777" w:rsidR="00792C88" w:rsidRDefault="00792C88" w:rsidP="00792C88"/>
    <w:p w14:paraId="1E33B6F5" w14:textId="77777777" w:rsidR="00792C88" w:rsidRDefault="00792C88" w:rsidP="00792C88"/>
    <w:tbl>
      <w:tblPr>
        <w:tblStyle w:val="TableGrid"/>
        <w:tblpPr w:leftFromText="180" w:rightFromText="180" w:vertAnchor="page" w:horzAnchor="margin" w:tblpY="6469"/>
        <w:tblW w:w="0" w:type="auto"/>
        <w:tblLook w:val="06A0" w:firstRow="1" w:lastRow="0" w:firstColumn="1" w:lastColumn="0" w:noHBand="1" w:noVBand="1"/>
      </w:tblPr>
      <w:tblGrid>
        <w:gridCol w:w="3780"/>
      </w:tblGrid>
      <w:tr w:rsidR="00553516" w14:paraId="5571BBD5" w14:textId="77777777" w:rsidTr="00553516">
        <w:trPr>
          <w:trHeight w:val="300"/>
        </w:trPr>
        <w:tc>
          <w:tcPr>
            <w:tcW w:w="3780" w:type="dxa"/>
            <w:shd w:val="clear" w:color="auto" w:fill="404040" w:themeFill="text1" w:themeFillTint="BF"/>
          </w:tcPr>
          <w:p w14:paraId="5D1A4FBC" w14:textId="77777777" w:rsidR="00553516" w:rsidRPr="004F019C" w:rsidRDefault="00553516" w:rsidP="00553516">
            <w:pPr>
              <w:jc w:val="center"/>
              <w:rPr>
                <w:b/>
                <w:bCs/>
                <w:sz w:val="28"/>
                <w:szCs w:val="28"/>
              </w:rPr>
            </w:pPr>
            <w:r w:rsidRPr="004F019C">
              <w:rPr>
                <w:b/>
                <w:bCs/>
                <w:sz w:val="28"/>
                <w:szCs w:val="28"/>
              </w:rPr>
              <w:t>Hardware/Software</w:t>
            </w:r>
          </w:p>
        </w:tc>
      </w:tr>
      <w:tr w:rsidR="00553516" w14:paraId="2F1A7B83" w14:textId="77777777" w:rsidTr="00553516">
        <w:trPr>
          <w:trHeight w:val="300"/>
        </w:trPr>
        <w:tc>
          <w:tcPr>
            <w:tcW w:w="3780" w:type="dxa"/>
          </w:tcPr>
          <w:p w14:paraId="073FC0BC" w14:textId="77777777" w:rsidR="00553516" w:rsidRDefault="00553516" w:rsidP="00553516">
            <w:r>
              <w:t>PC: M4 MacBook Pro</w:t>
            </w:r>
          </w:p>
          <w:p w14:paraId="33D1A46B" w14:textId="77777777" w:rsidR="00553516" w:rsidRDefault="00553516" w:rsidP="00553516">
            <w:pPr>
              <w:pStyle w:val="ListParagraph"/>
              <w:numPr>
                <w:ilvl w:val="0"/>
                <w:numId w:val="2"/>
              </w:numPr>
            </w:pPr>
            <w:r>
              <w:t>Apple M4 chip with 12-core CPU and 16-core CPU</w:t>
            </w:r>
          </w:p>
          <w:p w14:paraId="0C9D7896" w14:textId="77777777" w:rsidR="00553516" w:rsidRDefault="00553516" w:rsidP="00553516">
            <w:pPr>
              <w:pStyle w:val="ListParagraph"/>
              <w:numPr>
                <w:ilvl w:val="0"/>
                <w:numId w:val="2"/>
              </w:numPr>
            </w:pPr>
            <w:r>
              <w:t>32gb Unified Memory</w:t>
            </w:r>
          </w:p>
          <w:p w14:paraId="1027D28F" w14:textId="77777777" w:rsidR="00553516" w:rsidRDefault="00553516" w:rsidP="00553516">
            <w:pPr>
              <w:pStyle w:val="ListParagraph"/>
              <w:numPr>
                <w:ilvl w:val="0"/>
                <w:numId w:val="2"/>
              </w:numPr>
            </w:pPr>
            <w:r>
              <w:t>1TB SSD Storage</w:t>
            </w:r>
          </w:p>
          <w:p w14:paraId="62C57709" w14:textId="77777777" w:rsidR="00553516" w:rsidRDefault="00553516" w:rsidP="00553516">
            <w:pPr>
              <w:pStyle w:val="ListParagraph"/>
              <w:numPr>
                <w:ilvl w:val="0"/>
                <w:numId w:val="2"/>
              </w:numPr>
            </w:pPr>
            <w:r w:rsidRPr="000F5769">
              <w:t>16-inch Liquid Retina XDR display, 3456 × 2234 resolution</w:t>
            </w:r>
          </w:p>
          <w:p w14:paraId="4C749239" w14:textId="77777777" w:rsidR="00553516" w:rsidRDefault="00553516" w:rsidP="00553516">
            <w:pPr>
              <w:pStyle w:val="ListParagraph"/>
              <w:numPr>
                <w:ilvl w:val="0"/>
                <w:numId w:val="2"/>
              </w:numPr>
            </w:pPr>
            <w:r>
              <w:t>macOS Sonoma</w:t>
            </w:r>
          </w:p>
        </w:tc>
      </w:tr>
      <w:tr w:rsidR="00553516" w14:paraId="6AFB6EA3" w14:textId="77777777" w:rsidTr="00553516">
        <w:trPr>
          <w:trHeight w:val="300"/>
        </w:trPr>
        <w:tc>
          <w:tcPr>
            <w:tcW w:w="3780" w:type="dxa"/>
          </w:tcPr>
          <w:p w14:paraId="26010C29" w14:textId="77777777" w:rsidR="00553516" w:rsidRDefault="00553516" w:rsidP="00553516">
            <w:r>
              <w:t>Phone: iPhone 16 Pro Max</w:t>
            </w:r>
          </w:p>
          <w:p w14:paraId="113C43E2" w14:textId="77777777" w:rsidR="00553516" w:rsidRDefault="00553516" w:rsidP="00553516">
            <w:pPr>
              <w:pStyle w:val="ListParagraph"/>
              <w:numPr>
                <w:ilvl w:val="0"/>
                <w:numId w:val="3"/>
              </w:numPr>
            </w:pPr>
            <w:r>
              <w:t>Apple A18 Bionic chip</w:t>
            </w:r>
          </w:p>
          <w:p w14:paraId="5004F76A" w14:textId="77777777" w:rsidR="00553516" w:rsidRDefault="00553516" w:rsidP="00553516">
            <w:pPr>
              <w:pStyle w:val="ListParagraph"/>
              <w:numPr>
                <w:ilvl w:val="0"/>
                <w:numId w:val="3"/>
              </w:numPr>
            </w:pPr>
            <w:r>
              <w:t>1TB storage option</w:t>
            </w:r>
          </w:p>
          <w:p w14:paraId="69946DD4" w14:textId="77777777" w:rsidR="00553516" w:rsidRDefault="00553516" w:rsidP="00553516">
            <w:pPr>
              <w:pStyle w:val="ListParagraph"/>
              <w:numPr>
                <w:ilvl w:val="0"/>
                <w:numId w:val="3"/>
              </w:numPr>
            </w:pPr>
            <w:r>
              <w:t>6.9-inch Super Retina XDR display</w:t>
            </w:r>
          </w:p>
          <w:p w14:paraId="7E46536D" w14:textId="77777777" w:rsidR="00553516" w:rsidRDefault="00553516" w:rsidP="00553516">
            <w:pPr>
              <w:pStyle w:val="ListParagraph"/>
              <w:numPr>
                <w:ilvl w:val="0"/>
                <w:numId w:val="3"/>
              </w:numPr>
            </w:pPr>
            <w:r>
              <w:t>iOS 20</w:t>
            </w:r>
          </w:p>
        </w:tc>
      </w:tr>
      <w:tr w:rsidR="00553516" w14:paraId="34697550" w14:textId="77777777" w:rsidTr="00553516">
        <w:trPr>
          <w:trHeight w:val="300"/>
        </w:trPr>
        <w:tc>
          <w:tcPr>
            <w:tcW w:w="3780" w:type="dxa"/>
          </w:tcPr>
          <w:p w14:paraId="4AD04EBD" w14:textId="77777777" w:rsidR="00553516" w:rsidRDefault="00553516" w:rsidP="00553516">
            <w:r>
              <w:t>Tablet: N/A</w:t>
            </w:r>
          </w:p>
        </w:tc>
      </w:tr>
      <w:tr w:rsidR="00553516" w14:paraId="6F1BB69D" w14:textId="77777777" w:rsidTr="00553516">
        <w:trPr>
          <w:trHeight w:val="300"/>
        </w:trPr>
        <w:tc>
          <w:tcPr>
            <w:tcW w:w="3780" w:type="dxa"/>
          </w:tcPr>
          <w:p w14:paraId="4CC650EF" w14:textId="77777777" w:rsidR="00553516" w:rsidRDefault="00553516" w:rsidP="00553516">
            <w:r>
              <w:t>Browser: Google Chrome</w:t>
            </w:r>
          </w:p>
        </w:tc>
      </w:tr>
    </w:tbl>
    <w:p w14:paraId="40FEA674" w14:textId="77777777" w:rsidR="00792C88" w:rsidRDefault="00792C88" w:rsidP="00792C88"/>
    <w:p w14:paraId="044474A1" w14:textId="77777777" w:rsidR="00792C88" w:rsidRDefault="00792C88" w:rsidP="00792C88"/>
    <w:p w14:paraId="513AF8B6" w14:textId="77777777" w:rsidR="00792C88" w:rsidRDefault="00792C88" w:rsidP="00792C88"/>
    <w:p w14:paraId="5E644F1C" w14:textId="77777777" w:rsidR="00792C88" w:rsidRDefault="00792C88" w:rsidP="00792C88"/>
    <w:p w14:paraId="493BBBB7" w14:textId="77777777" w:rsidR="00792C88" w:rsidRDefault="00792C88" w:rsidP="00792C88"/>
    <w:p w14:paraId="139D2D74" w14:textId="77777777" w:rsidR="00792C88" w:rsidRDefault="00792C88" w:rsidP="00792C88"/>
    <w:p w14:paraId="0FE58A0B" w14:textId="77777777" w:rsidR="00792C88" w:rsidRDefault="00792C88" w:rsidP="00792C88"/>
    <w:tbl>
      <w:tblPr>
        <w:tblStyle w:val="TableGrid"/>
        <w:tblpPr w:leftFromText="180" w:rightFromText="180" w:vertAnchor="text" w:horzAnchor="page" w:tblpX="7609" w:tblpY="1104"/>
        <w:tblW w:w="0" w:type="auto"/>
        <w:tblLook w:val="04A0" w:firstRow="1" w:lastRow="0" w:firstColumn="1" w:lastColumn="0" w:noHBand="0" w:noVBand="1"/>
      </w:tblPr>
      <w:tblGrid>
        <w:gridCol w:w="4248"/>
      </w:tblGrid>
      <w:tr w:rsidR="00792C88" w14:paraId="7A3070E8" w14:textId="77777777" w:rsidTr="006434C2">
        <w:tc>
          <w:tcPr>
            <w:tcW w:w="4248" w:type="dxa"/>
            <w:shd w:val="clear" w:color="auto" w:fill="404040" w:themeFill="text1" w:themeFillTint="BF"/>
          </w:tcPr>
          <w:p w14:paraId="73ED85BC" w14:textId="77777777" w:rsidR="00792C88" w:rsidRPr="004204F5" w:rsidRDefault="00792C88" w:rsidP="006434C2">
            <w:pPr>
              <w:jc w:val="center"/>
              <w:rPr>
                <w:b/>
                <w:bCs/>
                <w:sz w:val="28"/>
                <w:szCs w:val="28"/>
              </w:rPr>
            </w:pPr>
            <w:r w:rsidRPr="004204F5">
              <w:rPr>
                <w:b/>
                <w:bCs/>
                <w:sz w:val="28"/>
                <w:szCs w:val="28"/>
              </w:rPr>
              <w:t>Character Cues</w:t>
            </w:r>
          </w:p>
        </w:tc>
      </w:tr>
      <w:tr w:rsidR="00792C88" w14:paraId="56DBF8B0" w14:textId="77777777" w:rsidTr="006434C2">
        <w:tc>
          <w:tcPr>
            <w:tcW w:w="4248" w:type="dxa"/>
          </w:tcPr>
          <w:p w14:paraId="2F687EFA" w14:textId="1B46F1D0" w:rsidR="00792C88" w:rsidRPr="00577EB6" w:rsidRDefault="00792C88" w:rsidP="006434C2">
            <w:pPr>
              <w:rPr>
                <w:i/>
                <w:iCs/>
              </w:rPr>
            </w:pPr>
            <w:r>
              <w:t xml:space="preserve">Pet Peeve: </w:t>
            </w:r>
            <w:r w:rsidR="00577EB6">
              <w:rPr>
                <w:i/>
                <w:iCs/>
              </w:rPr>
              <w:t xml:space="preserve">I dislike being alone for long periods of time </w:t>
            </w:r>
            <w:r w:rsidR="00CB3A6A">
              <w:rPr>
                <w:i/>
                <w:iCs/>
              </w:rPr>
              <w:t>when there is nothing to do or no one around</w:t>
            </w:r>
          </w:p>
        </w:tc>
      </w:tr>
      <w:tr w:rsidR="00792C88" w14:paraId="6C6EA84C" w14:textId="77777777" w:rsidTr="006434C2">
        <w:tc>
          <w:tcPr>
            <w:tcW w:w="4248" w:type="dxa"/>
          </w:tcPr>
          <w:p w14:paraId="4FE056CC" w14:textId="1BE7FFB0" w:rsidR="00792C88" w:rsidRPr="00645A1D" w:rsidRDefault="00792C88" w:rsidP="006434C2">
            <w:pPr>
              <w:rPr>
                <w:i/>
                <w:iCs/>
              </w:rPr>
            </w:pPr>
            <w:r>
              <w:t xml:space="preserve">Friends Say: </w:t>
            </w:r>
            <w:r w:rsidR="00CB3A6A">
              <w:rPr>
                <w:i/>
                <w:iCs/>
              </w:rPr>
              <w:t>Jacob enjoys hopping on the game with us or going for a nice drive.</w:t>
            </w:r>
          </w:p>
        </w:tc>
      </w:tr>
      <w:tr w:rsidR="00792C88" w14:paraId="3D704A13" w14:textId="77777777" w:rsidTr="006434C2">
        <w:tc>
          <w:tcPr>
            <w:tcW w:w="4248" w:type="dxa"/>
          </w:tcPr>
          <w:p w14:paraId="6C3B63CB" w14:textId="679EB6DE" w:rsidR="00792C88" w:rsidRPr="00B36F62" w:rsidRDefault="00E81A21" w:rsidP="006434C2">
            <w:pPr>
              <w:rPr>
                <w:i/>
                <w:iCs/>
              </w:rPr>
            </w:pPr>
            <w:r>
              <w:t>Parents</w:t>
            </w:r>
            <w:r w:rsidR="00792C88">
              <w:t xml:space="preserve"> </w:t>
            </w:r>
            <w:r w:rsidR="00491348">
              <w:t>say</w:t>
            </w:r>
            <w:r w:rsidR="00792C88">
              <w:t xml:space="preserve">: </w:t>
            </w:r>
            <w:r w:rsidR="00FE6264">
              <w:rPr>
                <w:i/>
                <w:iCs/>
              </w:rPr>
              <w:t xml:space="preserve">Jacob always takes care of us, </w:t>
            </w:r>
            <w:r w:rsidR="00AA30D9">
              <w:rPr>
                <w:i/>
                <w:iCs/>
              </w:rPr>
              <w:t>amazing son, and we always enjoy visiting him</w:t>
            </w:r>
          </w:p>
        </w:tc>
      </w:tr>
    </w:tbl>
    <w:p w14:paraId="17D680F7" w14:textId="77777777" w:rsidR="00792C88" w:rsidRDefault="00792C88" w:rsidP="00792C88"/>
    <w:p w14:paraId="1B1E30D7" w14:textId="77777777" w:rsidR="00792C88" w:rsidRDefault="00792C88" w:rsidP="00792C88"/>
    <w:p w14:paraId="704468EA" w14:textId="77777777" w:rsidR="00792C88" w:rsidRDefault="00792C88" w:rsidP="00792C88"/>
    <w:p w14:paraId="6B46AF4A" w14:textId="77777777" w:rsidR="00792C88" w:rsidRDefault="00792C88" w:rsidP="00792C88"/>
    <w:p w14:paraId="11BFA54B" w14:textId="77777777" w:rsidR="00792C88" w:rsidRDefault="00792C88" w:rsidP="00792C88"/>
    <w:tbl>
      <w:tblPr>
        <w:tblStyle w:val="TableGrid"/>
        <w:tblpPr w:leftFromText="180" w:rightFromText="180" w:vertAnchor="text" w:horzAnchor="margin" w:tblpY="75"/>
        <w:tblW w:w="3795" w:type="dxa"/>
        <w:tblLook w:val="06A0" w:firstRow="1" w:lastRow="0" w:firstColumn="1" w:lastColumn="0" w:noHBand="1" w:noVBand="1"/>
      </w:tblPr>
      <w:tblGrid>
        <w:gridCol w:w="3795"/>
      </w:tblGrid>
      <w:tr w:rsidR="00553516" w14:paraId="15EDBDB5" w14:textId="77777777" w:rsidTr="00553516">
        <w:trPr>
          <w:trHeight w:val="300"/>
        </w:trPr>
        <w:tc>
          <w:tcPr>
            <w:tcW w:w="3795" w:type="dxa"/>
            <w:shd w:val="clear" w:color="auto" w:fill="404040" w:themeFill="text1" w:themeFillTint="BF"/>
          </w:tcPr>
          <w:p w14:paraId="06A57E5F" w14:textId="77777777" w:rsidR="00553516" w:rsidRPr="00FA291D" w:rsidRDefault="00553516" w:rsidP="00553516">
            <w:pPr>
              <w:jc w:val="center"/>
              <w:rPr>
                <w:b/>
                <w:bCs/>
                <w:sz w:val="28"/>
                <w:szCs w:val="28"/>
              </w:rPr>
            </w:pPr>
            <w:r w:rsidRPr="00FA291D">
              <w:rPr>
                <w:b/>
                <w:bCs/>
                <w:sz w:val="28"/>
                <w:szCs w:val="28"/>
              </w:rPr>
              <w:t>Business Interaction</w:t>
            </w:r>
          </w:p>
        </w:tc>
      </w:tr>
      <w:tr w:rsidR="00553516" w14:paraId="23EBD442" w14:textId="77777777" w:rsidTr="00553516">
        <w:trPr>
          <w:trHeight w:val="300"/>
        </w:trPr>
        <w:tc>
          <w:tcPr>
            <w:tcW w:w="3795" w:type="dxa"/>
          </w:tcPr>
          <w:p w14:paraId="5C938F43" w14:textId="77777777" w:rsidR="00553516" w:rsidRDefault="00553516" w:rsidP="00553516">
            <w:r>
              <w:t>Jacob feels lonely and bored and wants to adopt a dog in order to fit his needs</w:t>
            </w:r>
          </w:p>
        </w:tc>
      </w:tr>
    </w:tbl>
    <w:p w14:paraId="0034E805" w14:textId="77777777" w:rsidR="00792C88" w:rsidRDefault="00792C88" w:rsidP="00792C88"/>
    <w:p w14:paraId="1502C3B5" w14:textId="78732D46" w:rsidR="00792C88" w:rsidRDefault="00792C88" w:rsidP="00792C88"/>
    <w:p w14:paraId="27C9EF18" w14:textId="62E594A0" w:rsidR="00792C88" w:rsidRDefault="00792C88" w:rsidP="00792C88"/>
    <w:p w14:paraId="0F3ED2FA" w14:textId="37470F8E" w:rsidR="00792C88" w:rsidRDefault="00792C88" w:rsidP="00792C88"/>
    <w:p w14:paraId="74B70BF3" w14:textId="4D36EB8F" w:rsidR="00792C88" w:rsidRDefault="00792C88" w:rsidP="00792C88"/>
    <w:p w14:paraId="27622B30" w14:textId="3C991937" w:rsidR="00792C88" w:rsidRDefault="00792C88" w:rsidP="00792C88"/>
    <w:p w14:paraId="23BEA359" w14:textId="1D28067C" w:rsidR="00792C88" w:rsidRDefault="00792C88" w:rsidP="00792C88"/>
    <w:p w14:paraId="74071162" w14:textId="2ADB2859" w:rsidR="00792C88" w:rsidRDefault="00792C88" w:rsidP="00792C88"/>
    <w:p w14:paraId="5BC88816" w14:textId="1D5026C5" w:rsidR="00792C88" w:rsidRDefault="00792C88" w:rsidP="00792C88"/>
    <w:p w14:paraId="55BAFF95" w14:textId="59D176A9" w:rsidR="00792C88" w:rsidRDefault="00792C88" w:rsidP="00792C88"/>
    <w:p w14:paraId="3AF475CD" w14:textId="4DDB9F99" w:rsidR="00792C88" w:rsidRDefault="00792C88" w:rsidP="00792C88"/>
    <w:p w14:paraId="308BB4BF" w14:textId="0CC8AE6D" w:rsidR="00792C88" w:rsidRDefault="00792C88" w:rsidP="00792C88"/>
    <w:p w14:paraId="787A40D8" w14:textId="429BC576" w:rsidR="00792C88" w:rsidRDefault="00792C88" w:rsidP="00792C88"/>
    <w:p w14:paraId="2B0965A7" w14:textId="3A982EBF" w:rsidR="00792C88" w:rsidRDefault="00792C88" w:rsidP="00792C88"/>
    <w:p w14:paraId="51E1CC4B" w14:textId="7F50E16C" w:rsidR="00792C88" w:rsidRDefault="00792C88" w:rsidP="00792C88"/>
    <w:p w14:paraId="194E8394" w14:textId="0178FBCD" w:rsidR="00792C88" w:rsidRDefault="00792C88" w:rsidP="00792C88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870"/>
        <w:gridCol w:w="2976"/>
        <w:gridCol w:w="2504"/>
      </w:tblGrid>
      <w:tr w:rsidR="4E282ABD" w14:paraId="23E619E6" w14:textId="77777777" w:rsidTr="4E282ABD">
        <w:trPr>
          <w:trHeight w:val="300"/>
        </w:trPr>
        <w:tc>
          <w:tcPr>
            <w:tcW w:w="3870" w:type="dxa"/>
            <w:shd w:val="clear" w:color="auto" w:fill="404040" w:themeFill="text1" w:themeFillTint="BF"/>
          </w:tcPr>
          <w:p w14:paraId="4512F0E3" w14:textId="58810B29" w:rsidR="4E282ABD" w:rsidRDefault="4E282ABD" w:rsidP="4E282ABD">
            <w:pPr>
              <w:rPr>
                <w:b/>
                <w:bCs/>
              </w:rPr>
            </w:pPr>
            <w:r w:rsidRPr="4E282ABD">
              <w:rPr>
                <w:b/>
                <w:bCs/>
              </w:rPr>
              <w:t>Photo</w:t>
            </w:r>
          </w:p>
        </w:tc>
        <w:tc>
          <w:tcPr>
            <w:tcW w:w="2976" w:type="dxa"/>
            <w:shd w:val="clear" w:color="auto" w:fill="404040" w:themeFill="text1" w:themeFillTint="BF"/>
          </w:tcPr>
          <w:p w14:paraId="1B95A5CB" w14:textId="148CF07B" w:rsidR="4E282ABD" w:rsidRDefault="4E282ABD" w:rsidP="4E282ABD">
            <w:pPr>
              <w:rPr>
                <w:b/>
                <w:bCs/>
              </w:rPr>
            </w:pPr>
            <w:r w:rsidRPr="4E282ABD">
              <w:rPr>
                <w:b/>
                <w:bCs/>
              </w:rPr>
              <w:t>Name</w:t>
            </w:r>
          </w:p>
        </w:tc>
        <w:tc>
          <w:tcPr>
            <w:tcW w:w="2504" w:type="dxa"/>
            <w:shd w:val="clear" w:color="auto" w:fill="404040" w:themeFill="text1" w:themeFillTint="BF"/>
          </w:tcPr>
          <w:p w14:paraId="7383214B" w14:textId="71F7383B" w:rsidR="4E282ABD" w:rsidRDefault="4E282ABD" w:rsidP="4E282ABD">
            <w:pPr>
              <w:rPr>
                <w:b/>
                <w:bCs/>
              </w:rPr>
            </w:pPr>
            <w:r w:rsidRPr="4E282ABD">
              <w:rPr>
                <w:b/>
                <w:bCs/>
              </w:rPr>
              <w:t>About Them</w:t>
            </w:r>
          </w:p>
        </w:tc>
      </w:tr>
      <w:tr w:rsidR="4E282ABD" w14:paraId="16620182" w14:textId="77777777" w:rsidTr="4E282ABD">
        <w:trPr>
          <w:trHeight w:val="2190"/>
        </w:trPr>
        <w:tc>
          <w:tcPr>
            <w:tcW w:w="3870" w:type="dxa"/>
          </w:tcPr>
          <w:p w14:paraId="36920466" w14:textId="7782D939" w:rsidR="152C5356" w:rsidRDefault="152C5356">
            <w:r>
              <w:rPr>
                <w:noProof/>
              </w:rPr>
              <w:drawing>
                <wp:inline distT="0" distB="0" distL="0" distR="0" wp14:anchorId="2449AEDC" wp14:editId="3C8AC712">
                  <wp:extent cx="1924050" cy="2314575"/>
                  <wp:effectExtent l="0" t="0" r="0" b="0"/>
                  <wp:docPr id="209658592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585924" name="Picture 2096585924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6" w:type="dxa"/>
          </w:tcPr>
          <w:p w14:paraId="5033016F" w14:textId="6E01293C" w:rsidR="152C5356" w:rsidRDefault="152C5356">
            <w:r>
              <w:t>Meera Patel</w:t>
            </w:r>
          </w:p>
          <w:p w14:paraId="0C009772" w14:textId="5EAA3480" w:rsidR="4E282ABD" w:rsidRDefault="4E282ABD"/>
        </w:tc>
        <w:tc>
          <w:tcPr>
            <w:tcW w:w="2504" w:type="dxa"/>
          </w:tcPr>
          <w:p w14:paraId="2A8C5EC9" w14:textId="2CC28AC9" w:rsidR="152C5356" w:rsidRDefault="152C5356">
            <w:r w:rsidRPr="4E282ABD">
              <w:rPr>
                <w:rFonts w:ascii="Aptos" w:eastAsia="Aptos" w:hAnsi="Aptos" w:cs="Aptos"/>
              </w:rPr>
              <w:t>“I want a safe and easy way to find a loving pet for my family”</w:t>
            </w:r>
          </w:p>
          <w:p w14:paraId="53968DDE" w14:textId="56470B1F" w:rsidR="4E282ABD" w:rsidRDefault="4E282ABD" w:rsidP="4E282ABD">
            <w:pPr>
              <w:rPr>
                <w:i/>
                <w:iCs/>
              </w:rPr>
            </w:pPr>
          </w:p>
        </w:tc>
      </w:tr>
    </w:tbl>
    <w:p w14:paraId="08B5BD05" w14:textId="3EA2E100" w:rsidR="00792C88" w:rsidRDefault="00792C88" w:rsidP="00792C88"/>
    <w:p w14:paraId="3CB2FE9C" w14:textId="40A21C20" w:rsidR="00792C88" w:rsidRDefault="00792C88">
      <w:r>
        <w:br/>
      </w:r>
    </w:p>
    <w:p w14:paraId="3F2C539F" w14:textId="469DA3A6" w:rsidR="2AF852F1" w:rsidRDefault="2AF852F1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38"/>
        <w:gridCol w:w="1985"/>
      </w:tblGrid>
      <w:tr w:rsidR="2AF852F1" w14:paraId="1999A2B9" w14:textId="77777777" w:rsidTr="2AF852F1">
        <w:trPr>
          <w:trHeight w:val="300"/>
        </w:trPr>
        <w:tc>
          <w:tcPr>
            <w:tcW w:w="3823" w:type="dxa"/>
            <w:gridSpan w:val="2"/>
            <w:shd w:val="clear" w:color="auto" w:fill="404040" w:themeFill="text1" w:themeFillTint="BF"/>
          </w:tcPr>
          <w:p w14:paraId="7F508A84" w14:textId="77777777" w:rsidR="2AF852F1" w:rsidRDefault="2AF852F1" w:rsidP="2AF852F1">
            <w:pPr>
              <w:jc w:val="center"/>
              <w:rPr>
                <w:b/>
                <w:bCs/>
                <w:sz w:val="28"/>
                <w:szCs w:val="28"/>
              </w:rPr>
            </w:pPr>
            <w:r w:rsidRPr="2AF852F1">
              <w:rPr>
                <w:b/>
                <w:bCs/>
                <w:sz w:val="28"/>
                <w:szCs w:val="28"/>
              </w:rPr>
              <w:t>App Usage Information</w:t>
            </w:r>
          </w:p>
        </w:tc>
      </w:tr>
      <w:tr w:rsidR="2AF852F1" w14:paraId="0A10454D" w14:textId="77777777" w:rsidTr="2AF852F1">
        <w:trPr>
          <w:trHeight w:val="300"/>
        </w:trPr>
        <w:tc>
          <w:tcPr>
            <w:tcW w:w="1838" w:type="dxa"/>
          </w:tcPr>
          <w:p w14:paraId="226E9271" w14:textId="447B282B" w:rsidR="0643C47B" w:rsidRDefault="0643C47B" w:rsidP="2AF852F1">
            <w:r>
              <w:t>Item</w:t>
            </w:r>
          </w:p>
        </w:tc>
        <w:tc>
          <w:tcPr>
            <w:tcW w:w="1985" w:type="dxa"/>
          </w:tcPr>
          <w:p w14:paraId="34CFDB88" w14:textId="325A8E9D" w:rsidR="0643C47B" w:rsidRDefault="0643C47B" w:rsidP="2AF852F1">
            <w:r>
              <w:t>Value</w:t>
            </w:r>
          </w:p>
        </w:tc>
      </w:tr>
      <w:tr w:rsidR="2AF852F1" w14:paraId="01A646AF" w14:textId="77777777" w:rsidTr="2AF852F1">
        <w:trPr>
          <w:trHeight w:val="300"/>
        </w:trPr>
        <w:tc>
          <w:tcPr>
            <w:tcW w:w="1838" w:type="dxa"/>
          </w:tcPr>
          <w:p w14:paraId="41A0BA75" w14:textId="77777777" w:rsidR="2AF852F1" w:rsidRDefault="2AF852F1">
            <w:r>
              <w:t>Parents</w:t>
            </w:r>
          </w:p>
        </w:tc>
        <w:tc>
          <w:tcPr>
            <w:tcW w:w="1985" w:type="dxa"/>
          </w:tcPr>
          <w:p w14:paraId="2910A496" w14:textId="3AA2581B" w:rsidR="2AF852F1" w:rsidRDefault="2AF852F1">
            <w:r>
              <w:t xml:space="preserve">2 </w:t>
            </w:r>
          </w:p>
        </w:tc>
      </w:tr>
      <w:tr w:rsidR="2AF852F1" w14:paraId="0DF3241E" w14:textId="77777777" w:rsidTr="2AF852F1">
        <w:trPr>
          <w:trHeight w:val="300"/>
        </w:trPr>
        <w:tc>
          <w:tcPr>
            <w:tcW w:w="1838" w:type="dxa"/>
          </w:tcPr>
          <w:p w14:paraId="005C1A4A" w14:textId="77777777" w:rsidR="2AF852F1" w:rsidRDefault="2AF852F1">
            <w:r>
              <w:t>Siblings</w:t>
            </w:r>
          </w:p>
        </w:tc>
        <w:tc>
          <w:tcPr>
            <w:tcW w:w="1985" w:type="dxa"/>
          </w:tcPr>
          <w:p w14:paraId="662A8AAD" w14:textId="4F816053" w:rsidR="1FF3A05E" w:rsidRDefault="1FF3A05E">
            <w:r>
              <w:t>2</w:t>
            </w:r>
          </w:p>
        </w:tc>
      </w:tr>
      <w:tr w:rsidR="2AF852F1" w14:paraId="04B05467" w14:textId="77777777" w:rsidTr="2AF852F1">
        <w:trPr>
          <w:trHeight w:val="300"/>
        </w:trPr>
        <w:tc>
          <w:tcPr>
            <w:tcW w:w="1838" w:type="dxa"/>
          </w:tcPr>
          <w:p w14:paraId="6A1B0ABF" w14:textId="77777777" w:rsidR="2AF852F1" w:rsidRDefault="2AF852F1">
            <w:r>
              <w:t>Children</w:t>
            </w:r>
          </w:p>
        </w:tc>
        <w:tc>
          <w:tcPr>
            <w:tcW w:w="1985" w:type="dxa"/>
          </w:tcPr>
          <w:p w14:paraId="3075B2DF" w14:textId="1708D428" w:rsidR="3DAF5B35" w:rsidRDefault="3DAF5B35">
            <w:r>
              <w:t>1</w:t>
            </w:r>
          </w:p>
        </w:tc>
      </w:tr>
      <w:tr w:rsidR="2AF852F1" w14:paraId="45DD2EE2" w14:textId="77777777" w:rsidTr="2AF852F1">
        <w:trPr>
          <w:trHeight w:val="300"/>
        </w:trPr>
        <w:tc>
          <w:tcPr>
            <w:tcW w:w="1838" w:type="dxa"/>
          </w:tcPr>
          <w:p w14:paraId="02CC6847" w14:textId="0AE69333" w:rsidR="2AF852F1" w:rsidRDefault="2AF852F1">
            <w:r>
              <w:t>Grandchildren</w:t>
            </w:r>
          </w:p>
        </w:tc>
        <w:tc>
          <w:tcPr>
            <w:tcW w:w="1985" w:type="dxa"/>
          </w:tcPr>
          <w:p w14:paraId="5D830605" w14:textId="5CEE26A9" w:rsidR="2AF852F1" w:rsidRDefault="2AF852F1">
            <w:r>
              <w:t>0</w:t>
            </w:r>
          </w:p>
        </w:tc>
      </w:tr>
    </w:tbl>
    <w:p w14:paraId="5AA0FC2A" w14:textId="79E292E5" w:rsidR="2AF852F1" w:rsidRDefault="2AF852F1">
      <w:r>
        <w:br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35"/>
        <w:gridCol w:w="2175"/>
      </w:tblGrid>
      <w:tr w:rsidR="2AF852F1" w14:paraId="48D3FB71" w14:textId="77777777" w:rsidTr="2AF852F1">
        <w:trPr>
          <w:trHeight w:val="300"/>
        </w:trPr>
        <w:tc>
          <w:tcPr>
            <w:tcW w:w="3810" w:type="dxa"/>
            <w:gridSpan w:val="2"/>
            <w:shd w:val="clear" w:color="auto" w:fill="404040" w:themeFill="text1" w:themeFillTint="BF"/>
          </w:tcPr>
          <w:p w14:paraId="6932DB41" w14:textId="77777777" w:rsidR="2AF852F1" w:rsidRDefault="2AF852F1" w:rsidP="2AF852F1">
            <w:pPr>
              <w:jc w:val="center"/>
              <w:rPr>
                <w:b/>
                <w:bCs/>
                <w:sz w:val="28"/>
                <w:szCs w:val="28"/>
              </w:rPr>
            </w:pPr>
            <w:r w:rsidRPr="2AF852F1">
              <w:rPr>
                <w:b/>
                <w:bCs/>
                <w:sz w:val="28"/>
                <w:szCs w:val="28"/>
              </w:rPr>
              <w:t>Personal Information</w:t>
            </w:r>
          </w:p>
        </w:tc>
      </w:tr>
      <w:tr w:rsidR="2AF852F1" w14:paraId="01958109" w14:textId="77777777" w:rsidTr="2AF852F1">
        <w:trPr>
          <w:trHeight w:val="300"/>
        </w:trPr>
        <w:tc>
          <w:tcPr>
            <w:tcW w:w="1635" w:type="dxa"/>
          </w:tcPr>
          <w:p w14:paraId="70A152A2" w14:textId="77777777" w:rsidR="2AF852F1" w:rsidRDefault="2AF852F1">
            <w:r>
              <w:t>Age</w:t>
            </w:r>
          </w:p>
        </w:tc>
        <w:tc>
          <w:tcPr>
            <w:tcW w:w="2175" w:type="dxa"/>
          </w:tcPr>
          <w:p w14:paraId="601C261B" w14:textId="17A9F1C3" w:rsidR="62522C06" w:rsidRDefault="62522C06">
            <w:r>
              <w:t>38</w:t>
            </w:r>
          </w:p>
        </w:tc>
      </w:tr>
      <w:tr w:rsidR="2AF852F1" w14:paraId="6928EEBD" w14:textId="77777777" w:rsidTr="2AF852F1">
        <w:trPr>
          <w:trHeight w:val="300"/>
        </w:trPr>
        <w:tc>
          <w:tcPr>
            <w:tcW w:w="1635" w:type="dxa"/>
          </w:tcPr>
          <w:p w14:paraId="5117A0B5" w14:textId="77777777" w:rsidR="2AF852F1" w:rsidRDefault="2AF852F1">
            <w:r>
              <w:t>Gender</w:t>
            </w:r>
          </w:p>
        </w:tc>
        <w:tc>
          <w:tcPr>
            <w:tcW w:w="2175" w:type="dxa"/>
          </w:tcPr>
          <w:p w14:paraId="29B5473C" w14:textId="0A54207E" w:rsidR="4E18F57B" w:rsidRDefault="4E18F57B">
            <w:r>
              <w:t>Female</w:t>
            </w:r>
          </w:p>
        </w:tc>
      </w:tr>
      <w:tr w:rsidR="2AF852F1" w14:paraId="25303733" w14:textId="77777777" w:rsidTr="2AF852F1">
        <w:trPr>
          <w:trHeight w:val="300"/>
        </w:trPr>
        <w:tc>
          <w:tcPr>
            <w:tcW w:w="1635" w:type="dxa"/>
          </w:tcPr>
          <w:p w14:paraId="3954DF35" w14:textId="77777777" w:rsidR="2AF852F1" w:rsidRDefault="2AF852F1">
            <w:r>
              <w:t>Ethnicity</w:t>
            </w:r>
          </w:p>
        </w:tc>
        <w:tc>
          <w:tcPr>
            <w:tcW w:w="2175" w:type="dxa"/>
          </w:tcPr>
          <w:p w14:paraId="0CFBC7E9" w14:textId="3D8D8E96" w:rsidR="06FEB524" w:rsidRDefault="06FEB524">
            <w:r>
              <w:t>Indian-Australian</w:t>
            </w:r>
          </w:p>
        </w:tc>
      </w:tr>
      <w:tr w:rsidR="2AF852F1" w14:paraId="75F974E5" w14:textId="77777777" w:rsidTr="2AF852F1">
        <w:trPr>
          <w:trHeight w:val="300"/>
        </w:trPr>
        <w:tc>
          <w:tcPr>
            <w:tcW w:w="1635" w:type="dxa"/>
          </w:tcPr>
          <w:p w14:paraId="39938C06" w14:textId="77777777" w:rsidR="2AF852F1" w:rsidRDefault="2AF852F1">
            <w:r>
              <w:t>Formality</w:t>
            </w:r>
          </w:p>
        </w:tc>
        <w:tc>
          <w:tcPr>
            <w:tcW w:w="2175" w:type="dxa"/>
          </w:tcPr>
          <w:p w14:paraId="50E69E0D" w14:textId="383A91FC" w:rsidR="3444FFB6" w:rsidRDefault="3444FFB6">
            <w:r>
              <w:t>Meera</w:t>
            </w:r>
          </w:p>
        </w:tc>
      </w:tr>
      <w:tr w:rsidR="2AF852F1" w14:paraId="1BD41517" w14:textId="77777777" w:rsidTr="2AF852F1">
        <w:trPr>
          <w:trHeight w:val="300"/>
        </w:trPr>
        <w:tc>
          <w:tcPr>
            <w:tcW w:w="1635" w:type="dxa"/>
          </w:tcPr>
          <w:p w14:paraId="2101FFF3" w14:textId="77777777" w:rsidR="2AF852F1" w:rsidRDefault="2AF852F1">
            <w:r>
              <w:t>Health Conditions</w:t>
            </w:r>
          </w:p>
        </w:tc>
        <w:tc>
          <w:tcPr>
            <w:tcW w:w="2175" w:type="dxa"/>
          </w:tcPr>
          <w:p w14:paraId="2A9A2B28" w14:textId="0A81FDCC" w:rsidR="4F517670" w:rsidRDefault="4F517670">
            <w:r>
              <w:t>Mild Anxiety</w:t>
            </w:r>
          </w:p>
        </w:tc>
      </w:tr>
      <w:tr w:rsidR="2AF852F1" w14:paraId="07C9200A" w14:textId="77777777" w:rsidTr="2AF852F1">
        <w:trPr>
          <w:trHeight w:val="300"/>
        </w:trPr>
        <w:tc>
          <w:tcPr>
            <w:tcW w:w="1635" w:type="dxa"/>
          </w:tcPr>
          <w:p w14:paraId="0488B0F4" w14:textId="77777777" w:rsidR="2AF852F1" w:rsidRDefault="2AF852F1">
            <w:r>
              <w:t>Education</w:t>
            </w:r>
          </w:p>
        </w:tc>
        <w:tc>
          <w:tcPr>
            <w:tcW w:w="2175" w:type="dxa"/>
          </w:tcPr>
          <w:p w14:paraId="71BFA46E" w14:textId="24051BCD" w:rsidR="5A5FD95E" w:rsidRDefault="5A5FD95E">
            <w:r>
              <w:t>Bachelor’s in Business Administration</w:t>
            </w:r>
          </w:p>
        </w:tc>
      </w:tr>
      <w:tr w:rsidR="2AF852F1" w14:paraId="280AEB07" w14:textId="77777777" w:rsidTr="2AF852F1">
        <w:trPr>
          <w:trHeight w:val="300"/>
        </w:trPr>
        <w:tc>
          <w:tcPr>
            <w:tcW w:w="1635" w:type="dxa"/>
          </w:tcPr>
          <w:p w14:paraId="393C1FEF" w14:textId="77777777" w:rsidR="2AF852F1" w:rsidRDefault="2AF852F1">
            <w:r>
              <w:t>Car</w:t>
            </w:r>
          </w:p>
        </w:tc>
        <w:tc>
          <w:tcPr>
            <w:tcW w:w="2175" w:type="dxa"/>
          </w:tcPr>
          <w:p w14:paraId="3C36EB02" w14:textId="505D4B0F" w:rsidR="64352916" w:rsidRDefault="64352916">
            <w:r>
              <w:t>Subaru WRX</w:t>
            </w:r>
          </w:p>
        </w:tc>
      </w:tr>
      <w:tr w:rsidR="2AF852F1" w14:paraId="5E6AA0A6" w14:textId="77777777" w:rsidTr="2AF852F1">
        <w:trPr>
          <w:trHeight w:val="300"/>
        </w:trPr>
        <w:tc>
          <w:tcPr>
            <w:tcW w:w="1635" w:type="dxa"/>
          </w:tcPr>
          <w:p w14:paraId="634F787F" w14:textId="77777777" w:rsidR="2AF852F1" w:rsidRDefault="2AF852F1">
            <w:r>
              <w:t>Favourite Drink</w:t>
            </w:r>
          </w:p>
        </w:tc>
        <w:tc>
          <w:tcPr>
            <w:tcW w:w="2175" w:type="dxa"/>
          </w:tcPr>
          <w:p w14:paraId="4F5579C1" w14:textId="03C21B3A" w:rsidR="2501724C" w:rsidRDefault="2501724C">
            <w:r>
              <w:t>Chai Latte</w:t>
            </w:r>
          </w:p>
        </w:tc>
      </w:tr>
      <w:tr w:rsidR="2AF852F1" w14:paraId="0A08FAD1" w14:textId="77777777" w:rsidTr="2AF852F1">
        <w:trPr>
          <w:trHeight w:val="300"/>
        </w:trPr>
        <w:tc>
          <w:tcPr>
            <w:tcW w:w="1635" w:type="dxa"/>
          </w:tcPr>
          <w:p w14:paraId="1CB14CA7" w14:textId="77777777" w:rsidR="2AF852F1" w:rsidRDefault="2AF852F1">
            <w:r>
              <w:t>Favourite Food</w:t>
            </w:r>
          </w:p>
        </w:tc>
        <w:tc>
          <w:tcPr>
            <w:tcW w:w="2175" w:type="dxa"/>
          </w:tcPr>
          <w:p w14:paraId="38BA23A6" w14:textId="610D5320" w:rsidR="0C6876E5" w:rsidRDefault="0C6876E5">
            <w:r>
              <w:t>Curry</w:t>
            </w:r>
          </w:p>
        </w:tc>
      </w:tr>
      <w:tr w:rsidR="2AF852F1" w14:paraId="348247E7" w14:textId="77777777" w:rsidTr="2AF852F1">
        <w:trPr>
          <w:trHeight w:val="300"/>
        </w:trPr>
        <w:tc>
          <w:tcPr>
            <w:tcW w:w="1635" w:type="dxa"/>
          </w:tcPr>
          <w:p w14:paraId="1CC4C427" w14:textId="0B6C0FBA" w:rsidR="0C6876E5" w:rsidRDefault="0C6876E5" w:rsidP="2AF852F1">
            <w:r>
              <w:t xml:space="preserve">Hobby </w:t>
            </w:r>
          </w:p>
        </w:tc>
        <w:tc>
          <w:tcPr>
            <w:tcW w:w="2175" w:type="dxa"/>
          </w:tcPr>
          <w:p w14:paraId="5F65FF3D" w14:textId="1417911A" w:rsidR="0C6876E5" w:rsidRDefault="0C6876E5" w:rsidP="2AF852F1">
            <w:r>
              <w:t>Cooking, Gardening</w:t>
            </w:r>
          </w:p>
        </w:tc>
      </w:tr>
    </w:tbl>
    <w:p w14:paraId="1BC407FB" w14:textId="1DCE502A" w:rsidR="2AF852F1" w:rsidRDefault="2AF852F1">
      <w:r>
        <w:br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780"/>
      </w:tblGrid>
      <w:tr w:rsidR="2AF852F1" w14:paraId="00C9D9A8" w14:textId="77777777" w:rsidTr="4E282ABD">
        <w:trPr>
          <w:trHeight w:val="300"/>
        </w:trPr>
        <w:tc>
          <w:tcPr>
            <w:tcW w:w="3780" w:type="dxa"/>
            <w:shd w:val="clear" w:color="auto" w:fill="404040" w:themeFill="text1" w:themeFillTint="BF"/>
          </w:tcPr>
          <w:p w14:paraId="0204C436" w14:textId="77777777" w:rsidR="2AF852F1" w:rsidRDefault="2AF852F1" w:rsidP="2AF852F1">
            <w:pPr>
              <w:jc w:val="center"/>
              <w:rPr>
                <w:b/>
                <w:bCs/>
                <w:sz w:val="28"/>
                <w:szCs w:val="28"/>
              </w:rPr>
            </w:pPr>
            <w:r w:rsidRPr="2AF852F1">
              <w:rPr>
                <w:b/>
                <w:bCs/>
                <w:sz w:val="28"/>
                <w:szCs w:val="28"/>
              </w:rPr>
              <w:t>Hardware/Software</w:t>
            </w:r>
          </w:p>
        </w:tc>
      </w:tr>
      <w:tr w:rsidR="2AF852F1" w14:paraId="5844AF50" w14:textId="77777777" w:rsidTr="4E282ABD">
        <w:trPr>
          <w:trHeight w:val="300"/>
        </w:trPr>
        <w:tc>
          <w:tcPr>
            <w:tcW w:w="3780" w:type="dxa"/>
          </w:tcPr>
          <w:p w14:paraId="013A3189" w14:textId="02F07AF8" w:rsidR="2AF852F1" w:rsidRDefault="2AF852F1">
            <w:r>
              <w:t xml:space="preserve">PC: </w:t>
            </w:r>
            <w:r w:rsidR="4B66C124">
              <w:t>Dell Inspiron Laptop</w:t>
            </w:r>
          </w:p>
          <w:p w14:paraId="6D99FB1F" w14:textId="2A39AE00" w:rsidR="4B66C124" w:rsidRDefault="4B66C124" w:rsidP="2AF852F1">
            <w:pPr>
              <w:pStyle w:val="ListParagraph"/>
              <w:numPr>
                <w:ilvl w:val="0"/>
                <w:numId w:val="2"/>
              </w:numPr>
            </w:pPr>
            <w:r>
              <w:t>8GB</w:t>
            </w:r>
            <w:r w:rsidR="2AF852F1">
              <w:t xml:space="preserve"> DDR3</w:t>
            </w:r>
          </w:p>
          <w:p w14:paraId="0D0BC161" w14:textId="2567187D" w:rsidR="4D73EA04" w:rsidRDefault="4D73EA04" w:rsidP="2AF852F1">
            <w:pPr>
              <w:pStyle w:val="ListParagraph"/>
              <w:numPr>
                <w:ilvl w:val="0"/>
                <w:numId w:val="2"/>
              </w:numPr>
            </w:pPr>
            <w:r>
              <w:t>256</w:t>
            </w:r>
            <w:r w:rsidR="2AF852F1">
              <w:t>gb SSD</w:t>
            </w:r>
          </w:p>
          <w:p w14:paraId="51FAE8DE" w14:textId="54C7F737" w:rsidR="0D64EB55" w:rsidRDefault="0D64EB55" w:rsidP="2AF852F1">
            <w:pPr>
              <w:pStyle w:val="ListParagraph"/>
              <w:numPr>
                <w:ilvl w:val="0"/>
                <w:numId w:val="2"/>
              </w:numPr>
            </w:pPr>
            <w:r>
              <w:t>2</w:t>
            </w:r>
            <w:r w:rsidR="2AF852F1">
              <w:t xml:space="preserve">.5GHz Intel </w:t>
            </w:r>
            <w:r w:rsidR="5A6A07FB">
              <w:t>i5</w:t>
            </w:r>
            <w:r w:rsidR="2AF852F1">
              <w:t xml:space="preserve"> 3205U (dual core)</w:t>
            </w:r>
          </w:p>
          <w:p w14:paraId="0D72E6B8" w14:textId="77777777" w:rsidR="2AF852F1" w:rsidRDefault="2AF852F1" w:rsidP="2AF852F1">
            <w:pPr>
              <w:pStyle w:val="ListParagraph"/>
              <w:numPr>
                <w:ilvl w:val="0"/>
                <w:numId w:val="2"/>
              </w:numPr>
            </w:pPr>
            <w:r>
              <w:t>Intel HD graphics card</w:t>
            </w:r>
          </w:p>
          <w:p w14:paraId="7EDC8A6A" w14:textId="77777777" w:rsidR="2AF852F1" w:rsidRDefault="2AF852F1" w:rsidP="2AF852F1">
            <w:pPr>
              <w:pStyle w:val="ListParagraph"/>
              <w:numPr>
                <w:ilvl w:val="0"/>
                <w:numId w:val="2"/>
              </w:numPr>
            </w:pPr>
            <w:r>
              <w:t xml:space="preserve">14-inch 1,920 x 1,080 Full HD resolution </w:t>
            </w:r>
          </w:p>
          <w:p w14:paraId="761D8C0E" w14:textId="4AB9855E" w:rsidR="6FB0101E" w:rsidRDefault="6FB0101E" w:rsidP="2AF852F1">
            <w:pPr>
              <w:pStyle w:val="ListParagraph"/>
              <w:numPr>
                <w:ilvl w:val="0"/>
                <w:numId w:val="2"/>
              </w:numPr>
            </w:pPr>
            <w:r>
              <w:t>Windows OS</w:t>
            </w:r>
          </w:p>
        </w:tc>
      </w:tr>
      <w:tr w:rsidR="2AF852F1" w14:paraId="3E8529D4" w14:textId="77777777" w:rsidTr="4E282ABD">
        <w:trPr>
          <w:trHeight w:val="300"/>
        </w:trPr>
        <w:tc>
          <w:tcPr>
            <w:tcW w:w="3780" w:type="dxa"/>
          </w:tcPr>
          <w:p w14:paraId="601DFA7E" w14:textId="154EE859" w:rsidR="2AF852F1" w:rsidRDefault="2AF852F1">
            <w:r>
              <w:t xml:space="preserve">Phone: iPhone </w:t>
            </w:r>
            <w:r w:rsidR="0EE75DEA">
              <w:t>8</w:t>
            </w:r>
          </w:p>
          <w:p w14:paraId="657F5D89" w14:textId="2287D63E" w:rsidR="2AF852F1" w:rsidRDefault="0EE75DEA" w:rsidP="2AF852F1">
            <w:pPr>
              <w:pStyle w:val="ListParagraph"/>
              <w:numPr>
                <w:ilvl w:val="0"/>
                <w:numId w:val="3"/>
              </w:numPr>
            </w:pPr>
            <w:r>
              <w:t>128</w:t>
            </w:r>
            <w:r w:rsidR="2AF852F1">
              <w:t>gb storage</w:t>
            </w:r>
          </w:p>
          <w:p w14:paraId="6B9CEEE6" w14:textId="70DF292D" w:rsidR="2AF852F1" w:rsidRDefault="2AF852F1" w:rsidP="2AF852F1">
            <w:pPr>
              <w:pStyle w:val="ListParagraph"/>
              <w:numPr>
                <w:ilvl w:val="0"/>
                <w:numId w:val="3"/>
              </w:numPr>
            </w:pPr>
            <w:r>
              <w:t>Apple A</w:t>
            </w:r>
            <w:r w:rsidR="5B823B13">
              <w:t>11</w:t>
            </w:r>
            <w:r>
              <w:t xml:space="preserve"> </w:t>
            </w:r>
            <w:r w:rsidR="3B9828C7">
              <w:t xml:space="preserve">Bionic </w:t>
            </w:r>
            <w:r>
              <w:t>chip</w:t>
            </w:r>
          </w:p>
        </w:tc>
      </w:tr>
      <w:tr w:rsidR="2AF852F1" w14:paraId="3BA77EC4" w14:textId="77777777" w:rsidTr="4E282ABD">
        <w:trPr>
          <w:trHeight w:val="300"/>
        </w:trPr>
        <w:tc>
          <w:tcPr>
            <w:tcW w:w="3780" w:type="dxa"/>
          </w:tcPr>
          <w:p w14:paraId="1D7BE63E" w14:textId="3A168619" w:rsidR="2AF852F1" w:rsidRDefault="2AF852F1">
            <w:r>
              <w:t xml:space="preserve">Tablet: </w:t>
            </w:r>
            <w:r w:rsidR="5D04C6E6">
              <w:t>n/a</w:t>
            </w:r>
          </w:p>
        </w:tc>
      </w:tr>
      <w:tr w:rsidR="2AF852F1" w14:paraId="51D18939" w14:textId="77777777" w:rsidTr="4E282ABD">
        <w:trPr>
          <w:trHeight w:val="300"/>
        </w:trPr>
        <w:tc>
          <w:tcPr>
            <w:tcW w:w="3780" w:type="dxa"/>
          </w:tcPr>
          <w:p w14:paraId="56A3B2FE" w14:textId="77777777" w:rsidR="2AF852F1" w:rsidRDefault="2AF852F1">
            <w:r>
              <w:t>Browser: Google Chrome</w:t>
            </w:r>
          </w:p>
        </w:tc>
      </w:tr>
    </w:tbl>
    <w:p w14:paraId="3BC10548" w14:textId="391A09D0" w:rsidR="4E282ABD" w:rsidRDefault="4E282ABD"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</w:tblGrid>
      <w:tr w:rsidR="4E282ABD" w14:paraId="3CD9F685" w14:textId="77777777" w:rsidTr="4E282ABD">
        <w:trPr>
          <w:trHeight w:val="300"/>
        </w:trPr>
        <w:tc>
          <w:tcPr>
            <w:tcW w:w="4248" w:type="dxa"/>
            <w:shd w:val="clear" w:color="auto" w:fill="404040" w:themeFill="text1" w:themeFillTint="BF"/>
          </w:tcPr>
          <w:p w14:paraId="31AEA180" w14:textId="1566718A" w:rsidR="785CFF55" w:rsidRDefault="785CFF55" w:rsidP="4E282ABD">
            <w:pPr>
              <w:jc w:val="center"/>
              <w:rPr>
                <w:b/>
                <w:bCs/>
                <w:sz w:val="28"/>
                <w:szCs w:val="28"/>
              </w:rPr>
            </w:pPr>
            <w:r w:rsidRPr="4E282ABD">
              <w:rPr>
                <w:b/>
                <w:bCs/>
                <w:sz w:val="28"/>
                <w:szCs w:val="28"/>
              </w:rPr>
              <w:t>Grokkability Items</w:t>
            </w:r>
          </w:p>
        </w:tc>
      </w:tr>
      <w:tr w:rsidR="4E282ABD" w14:paraId="32421B15" w14:textId="77777777" w:rsidTr="4E282ABD">
        <w:trPr>
          <w:trHeight w:val="300"/>
        </w:trPr>
        <w:tc>
          <w:tcPr>
            <w:tcW w:w="4248" w:type="dxa"/>
          </w:tcPr>
          <w:p w14:paraId="179772D1" w14:textId="2D0B7082" w:rsidR="785CFF55" w:rsidRDefault="785CFF55" w:rsidP="4E282ABD">
            <w:r>
              <w:t>Simplicity: Needs easy navigation</w:t>
            </w:r>
          </w:p>
          <w:p w14:paraId="408B63AA" w14:textId="60A69354" w:rsidR="4E282ABD" w:rsidRDefault="4E282ABD" w:rsidP="4E282ABD">
            <w:r>
              <w:br/>
            </w:r>
            <w:r w:rsidR="706C416B">
              <w:t>Trust: Wants verified pet information</w:t>
            </w:r>
          </w:p>
          <w:p w14:paraId="2A0C5ACD" w14:textId="2A4B1883" w:rsidR="4E282ABD" w:rsidRDefault="4E282ABD" w:rsidP="4E282ABD">
            <w:r>
              <w:br/>
            </w:r>
            <w:r w:rsidR="7054CAAD">
              <w:t>Guidance: Needs clear steps for adoption</w:t>
            </w:r>
          </w:p>
          <w:p w14:paraId="4F06753D" w14:textId="428F2F8C" w:rsidR="4E282ABD" w:rsidRDefault="4E282ABD" w:rsidP="4E282ABD">
            <w:r>
              <w:br/>
            </w:r>
            <w:r w:rsidR="17B1ECD5">
              <w:t>Accessibility: Prefers readable and user friendly layout</w:t>
            </w:r>
          </w:p>
        </w:tc>
      </w:tr>
    </w:tbl>
    <w:p w14:paraId="5D795F27" w14:textId="1BB6A669" w:rsidR="4E282ABD" w:rsidRDefault="4E282A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</w:tblGrid>
      <w:tr w:rsidR="4E282ABD" w14:paraId="20F0D96E" w14:textId="77777777" w:rsidTr="4E282ABD">
        <w:trPr>
          <w:trHeight w:val="300"/>
        </w:trPr>
        <w:tc>
          <w:tcPr>
            <w:tcW w:w="4248" w:type="dxa"/>
            <w:shd w:val="clear" w:color="auto" w:fill="404040" w:themeFill="text1" w:themeFillTint="BF"/>
          </w:tcPr>
          <w:p w14:paraId="20B693E5" w14:textId="77777777" w:rsidR="4E282ABD" w:rsidRDefault="4E282ABD" w:rsidP="4E282ABD">
            <w:pPr>
              <w:jc w:val="center"/>
              <w:rPr>
                <w:b/>
                <w:bCs/>
                <w:sz w:val="28"/>
                <w:szCs w:val="28"/>
              </w:rPr>
            </w:pPr>
            <w:r w:rsidRPr="4E282ABD">
              <w:rPr>
                <w:b/>
                <w:bCs/>
                <w:sz w:val="28"/>
                <w:szCs w:val="28"/>
              </w:rPr>
              <w:t>Character Cues</w:t>
            </w:r>
          </w:p>
        </w:tc>
      </w:tr>
      <w:tr w:rsidR="4E282ABD" w14:paraId="055454ED" w14:textId="77777777" w:rsidTr="4E282ABD">
        <w:trPr>
          <w:trHeight w:val="300"/>
        </w:trPr>
        <w:tc>
          <w:tcPr>
            <w:tcW w:w="4248" w:type="dxa"/>
          </w:tcPr>
          <w:p w14:paraId="2EC81E6C" w14:textId="1A7737AC" w:rsidR="4E282ABD" w:rsidRDefault="4E282ABD">
            <w:r>
              <w:t xml:space="preserve">Pet Peeve: </w:t>
            </w:r>
            <w:r w:rsidR="3456AB72">
              <w:t>Complicated forms and unclear instructions</w:t>
            </w:r>
          </w:p>
          <w:p w14:paraId="67B12B31" w14:textId="75E2CEA5" w:rsidR="4E282ABD" w:rsidRDefault="4E282ABD">
            <w:r>
              <w:br/>
            </w:r>
            <w:r w:rsidR="150C7762">
              <w:t>Friends Say: Meera is caring, organized and family oriented</w:t>
            </w:r>
          </w:p>
          <w:p w14:paraId="48BB10E8" w14:textId="60006CEF" w:rsidR="4E282ABD" w:rsidRDefault="4E282ABD">
            <w:r>
              <w:br/>
            </w:r>
            <w:r w:rsidR="2C4A17A4">
              <w:t>Family Says: She always ensures everyone is comfortable and happy</w:t>
            </w:r>
          </w:p>
        </w:tc>
      </w:tr>
    </w:tbl>
    <w:p w14:paraId="69BEB9EA" w14:textId="0767CFC4" w:rsidR="4E282ABD" w:rsidRDefault="4E282ABD" w:rsidP="4E282ABD">
      <w:r>
        <w:br/>
      </w:r>
    </w:p>
    <w:sectPr w:rsidR="4E282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E5754"/>
    <w:multiLevelType w:val="hybridMultilevel"/>
    <w:tmpl w:val="F4F646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9F34D2"/>
    <w:multiLevelType w:val="hybridMultilevel"/>
    <w:tmpl w:val="54D630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D06389"/>
    <w:multiLevelType w:val="hybridMultilevel"/>
    <w:tmpl w:val="FFFFFFFF"/>
    <w:lvl w:ilvl="0" w:tplc="DD1C25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2493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D2E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344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7250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E223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ECB8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D67D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622E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678342">
    <w:abstractNumId w:val="2"/>
  </w:num>
  <w:num w:numId="2" w16cid:durableId="1618439522">
    <w:abstractNumId w:val="0"/>
  </w:num>
  <w:num w:numId="3" w16cid:durableId="507141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3ED55D"/>
    <w:rsid w:val="000045F0"/>
    <w:rsid w:val="00020896"/>
    <w:rsid w:val="00022E3B"/>
    <w:rsid w:val="00026C9F"/>
    <w:rsid w:val="00043D58"/>
    <w:rsid w:val="00044D52"/>
    <w:rsid w:val="000523DE"/>
    <w:rsid w:val="000660B1"/>
    <w:rsid w:val="00066D75"/>
    <w:rsid w:val="000704E8"/>
    <w:rsid w:val="000854AE"/>
    <w:rsid w:val="0008592D"/>
    <w:rsid w:val="000A1062"/>
    <w:rsid w:val="000B782A"/>
    <w:rsid w:val="000C02DB"/>
    <w:rsid w:val="000C5945"/>
    <w:rsid w:val="000D0C3B"/>
    <w:rsid w:val="000D2B4D"/>
    <w:rsid w:val="000E2B0A"/>
    <w:rsid w:val="000E6C67"/>
    <w:rsid w:val="000F5769"/>
    <w:rsid w:val="00104B52"/>
    <w:rsid w:val="0012766B"/>
    <w:rsid w:val="00127B85"/>
    <w:rsid w:val="00130138"/>
    <w:rsid w:val="00161B10"/>
    <w:rsid w:val="00164879"/>
    <w:rsid w:val="001763B7"/>
    <w:rsid w:val="00183490"/>
    <w:rsid w:val="00191088"/>
    <w:rsid w:val="001A3CC1"/>
    <w:rsid w:val="001A51E3"/>
    <w:rsid w:val="001B06B2"/>
    <w:rsid w:val="001D06C5"/>
    <w:rsid w:val="001F5781"/>
    <w:rsid w:val="0020160F"/>
    <w:rsid w:val="002100D1"/>
    <w:rsid w:val="002142E1"/>
    <w:rsid w:val="00223FBD"/>
    <w:rsid w:val="00231F66"/>
    <w:rsid w:val="00253217"/>
    <w:rsid w:val="0027009A"/>
    <w:rsid w:val="00293835"/>
    <w:rsid w:val="002A05C4"/>
    <w:rsid w:val="002A42CD"/>
    <w:rsid w:val="002C2036"/>
    <w:rsid w:val="002C5F04"/>
    <w:rsid w:val="002C7668"/>
    <w:rsid w:val="002D0DF6"/>
    <w:rsid w:val="002D6F95"/>
    <w:rsid w:val="002E578D"/>
    <w:rsid w:val="002E6C5A"/>
    <w:rsid w:val="002E7BA1"/>
    <w:rsid w:val="003210EF"/>
    <w:rsid w:val="0032128E"/>
    <w:rsid w:val="00334BD2"/>
    <w:rsid w:val="00335685"/>
    <w:rsid w:val="00337ABA"/>
    <w:rsid w:val="00352DE6"/>
    <w:rsid w:val="00355671"/>
    <w:rsid w:val="0035571F"/>
    <w:rsid w:val="00365DD2"/>
    <w:rsid w:val="00375EAE"/>
    <w:rsid w:val="00380049"/>
    <w:rsid w:val="00394F1B"/>
    <w:rsid w:val="003A5EC4"/>
    <w:rsid w:val="003B3E4F"/>
    <w:rsid w:val="003C295F"/>
    <w:rsid w:val="003C2EC0"/>
    <w:rsid w:val="003C61C4"/>
    <w:rsid w:val="003D43D1"/>
    <w:rsid w:val="003E0747"/>
    <w:rsid w:val="003E3983"/>
    <w:rsid w:val="003E7DE3"/>
    <w:rsid w:val="003F0EBC"/>
    <w:rsid w:val="003F3F81"/>
    <w:rsid w:val="0040398E"/>
    <w:rsid w:val="004204F5"/>
    <w:rsid w:val="00421243"/>
    <w:rsid w:val="00426513"/>
    <w:rsid w:val="004267EF"/>
    <w:rsid w:val="00440AFC"/>
    <w:rsid w:val="004465A2"/>
    <w:rsid w:val="0045378A"/>
    <w:rsid w:val="00467995"/>
    <w:rsid w:val="00471E8A"/>
    <w:rsid w:val="0047307A"/>
    <w:rsid w:val="00474BF0"/>
    <w:rsid w:val="00476052"/>
    <w:rsid w:val="00483AB3"/>
    <w:rsid w:val="004856B7"/>
    <w:rsid w:val="004861BB"/>
    <w:rsid w:val="00491348"/>
    <w:rsid w:val="004A6767"/>
    <w:rsid w:val="004B122D"/>
    <w:rsid w:val="004B261E"/>
    <w:rsid w:val="004B44C6"/>
    <w:rsid w:val="004C23CF"/>
    <w:rsid w:val="004C393B"/>
    <w:rsid w:val="004C48B3"/>
    <w:rsid w:val="004C5B8D"/>
    <w:rsid w:val="004C79C6"/>
    <w:rsid w:val="004E4634"/>
    <w:rsid w:val="004F019C"/>
    <w:rsid w:val="004F15B2"/>
    <w:rsid w:val="00510419"/>
    <w:rsid w:val="00510FF2"/>
    <w:rsid w:val="0053677D"/>
    <w:rsid w:val="005370A3"/>
    <w:rsid w:val="00541912"/>
    <w:rsid w:val="00541B4A"/>
    <w:rsid w:val="00553516"/>
    <w:rsid w:val="00560068"/>
    <w:rsid w:val="00566D88"/>
    <w:rsid w:val="00574243"/>
    <w:rsid w:val="00577EB6"/>
    <w:rsid w:val="00584217"/>
    <w:rsid w:val="005A0B8F"/>
    <w:rsid w:val="005A262F"/>
    <w:rsid w:val="005A5811"/>
    <w:rsid w:val="005B1DF7"/>
    <w:rsid w:val="005B5751"/>
    <w:rsid w:val="005B7A68"/>
    <w:rsid w:val="005C0DEC"/>
    <w:rsid w:val="005C7454"/>
    <w:rsid w:val="005D060C"/>
    <w:rsid w:val="00607CA3"/>
    <w:rsid w:val="006336AB"/>
    <w:rsid w:val="006341CB"/>
    <w:rsid w:val="006366D3"/>
    <w:rsid w:val="006418A7"/>
    <w:rsid w:val="006434C2"/>
    <w:rsid w:val="00645A1D"/>
    <w:rsid w:val="00655179"/>
    <w:rsid w:val="006637C2"/>
    <w:rsid w:val="00666CDF"/>
    <w:rsid w:val="006673EF"/>
    <w:rsid w:val="00675E1D"/>
    <w:rsid w:val="00684A61"/>
    <w:rsid w:val="006921EE"/>
    <w:rsid w:val="00692E7B"/>
    <w:rsid w:val="006965FE"/>
    <w:rsid w:val="006A4C4D"/>
    <w:rsid w:val="006B032A"/>
    <w:rsid w:val="006B30D4"/>
    <w:rsid w:val="006B4372"/>
    <w:rsid w:val="006D1408"/>
    <w:rsid w:val="006D58BC"/>
    <w:rsid w:val="006E5076"/>
    <w:rsid w:val="006E5AD2"/>
    <w:rsid w:val="006F1F04"/>
    <w:rsid w:val="0070132B"/>
    <w:rsid w:val="00721006"/>
    <w:rsid w:val="007355A1"/>
    <w:rsid w:val="00745E49"/>
    <w:rsid w:val="00792C88"/>
    <w:rsid w:val="00796065"/>
    <w:rsid w:val="007A3285"/>
    <w:rsid w:val="007B0AA0"/>
    <w:rsid w:val="007B219E"/>
    <w:rsid w:val="007C5397"/>
    <w:rsid w:val="007F2466"/>
    <w:rsid w:val="008042A1"/>
    <w:rsid w:val="00805910"/>
    <w:rsid w:val="0080759F"/>
    <w:rsid w:val="008116F1"/>
    <w:rsid w:val="0082308C"/>
    <w:rsid w:val="00823588"/>
    <w:rsid w:val="00833849"/>
    <w:rsid w:val="00833AC7"/>
    <w:rsid w:val="00850AD3"/>
    <w:rsid w:val="0085354C"/>
    <w:rsid w:val="00855B4C"/>
    <w:rsid w:val="00884E6F"/>
    <w:rsid w:val="00885C45"/>
    <w:rsid w:val="008A1FE2"/>
    <w:rsid w:val="008A69E3"/>
    <w:rsid w:val="008B1754"/>
    <w:rsid w:val="008C6844"/>
    <w:rsid w:val="008E0489"/>
    <w:rsid w:val="008E587F"/>
    <w:rsid w:val="008F2137"/>
    <w:rsid w:val="00906289"/>
    <w:rsid w:val="00911E21"/>
    <w:rsid w:val="00917A26"/>
    <w:rsid w:val="00925235"/>
    <w:rsid w:val="00931BC6"/>
    <w:rsid w:val="00942345"/>
    <w:rsid w:val="00943DED"/>
    <w:rsid w:val="00950CCC"/>
    <w:rsid w:val="00965C7B"/>
    <w:rsid w:val="009739CD"/>
    <w:rsid w:val="00982FC8"/>
    <w:rsid w:val="0098453B"/>
    <w:rsid w:val="009A276A"/>
    <w:rsid w:val="009A7195"/>
    <w:rsid w:val="009C5060"/>
    <w:rsid w:val="009D7E5F"/>
    <w:rsid w:val="00A04780"/>
    <w:rsid w:val="00A11457"/>
    <w:rsid w:val="00A13D3B"/>
    <w:rsid w:val="00A17EDA"/>
    <w:rsid w:val="00A378F4"/>
    <w:rsid w:val="00A37E85"/>
    <w:rsid w:val="00A42483"/>
    <w:rsid w:val="00A44B5A"/>
    <w:rsid w:val="00A55CFE"/>
    <w:rsid w:val="00A560DB"/>
    <w:rsid w:val="00A7730B"/>
    <w:rsid w:val="00A923A4"/>
    <w:rsid w:val="00A92639"/>
    <w:rsid w:val="00A94DF4"/>
    <w:rsid w:val="00A95ACE"/>
    <w:rsid w:val="00AA30D9"/>
    <w:rsid w:val="00AB7BD3"/>
    <w:rsid w:val="00AD0DDA"/>
    <w:rsid w:val="00AD500B"/>
    <w:rsid w:val="00AD77A3"/>
    <w:rsid w:val="00B032C5"/>
    <w:rsid w:val="00B03D87"/>
    <w:rsid w:val="00B24973"/>
    <w:rsid w:val="00B32654"/>
    <w:rsid w:val="00B36F37"/>
    <w:rsid w:val="00B36F62"/>
    <w:rsid w:val="00B54EE5"/>
    <w:rsid w:val="00B66698"/>
    <w:rsid w:val="00B72421"/>
    <w:rsid w:val="00B82DFB"/>
    <w:rsid w:val="00BC086C"/>
    <w:rsid w:val="00BC4395"/>
    <w:rsid w:val="00BD04A2"/>
    <w:rsid w:val="00BD3E6E"/>
    <w:rsid w:val="00BE4664"/>
    <w:rsid w:val="00C00BAD"/>
    <w:rsid w:val="00C14810"/>
    <w:rsid w:val="00C2040B"/>
    <w:rsid w:val="00C2494C"/>
    <w:rsid w:val="00C25E6C"/>
    <w:rsid w:val="00C4032D"/>
    <w:rsid w:val="00C42F8B"/>
    <w:rsid w:val="00C4396C"/>
    <w:rsid w:val="00C43B82"/>
    <w:rsid w:val="00C57F0E"/>
    <w:rsid w:val="00C62523"/>
    <w:rsid w:val="00C663AE"/>
    <w:rsid w:val="00C72563"/>
    <w:rsid w:val="00C77BDC"/>
    <w:rsid w:val="00C81A6B"/>
    <w:rsid w:val="00C82047"/>
    <w:rsid w:val="00C96E96"/>
    <w:rsid w:val="00C97687"/>
    <w:rsid w:val="00CB24A8"/>
    <w:rsid w:val="00CB3A6A"/>
    <w:rsid w:val="00CB4466"/>
    <w:rsid w:val="00CC4841"/>
    <w:rsid w:val="00CD4ACC"/>
    <w:rsid w:val="00D0612A"/>
    <w:rsid w:val="00D20257"/>
    <w:rsid w:val="00D2404A"/>
    <w:rsid w:val="00D34033"/>
    <w:rsid w:val="00D347BD"/>
    <w:rsid w:val="00D34BCF"/>
    <w:rsid w:val="00D66F49"/>
    <w:rsid w:val="00D85AF9"/>
    <w:rsid w:val="00DA1517"/>
    <w:rsid w:val="00DA26A6"/>
    <w:rsid w:val="00DA5216"/>
    <w:rsid w:val="00DD1173"/>
    <w:rsid w:val="00DD5855"/>
    <w:rsid w:val="00DF1A8F"/>
    <w:rsid w:val="00DF3D49"/>
    <w:rsid w:val="00E02ED3"/>
    <w:rsid w:val="00E34D85"/>
    <w:rsid w:val="00E45949"/>
    <w:rsid w:val="00E63B63"/>
    <w:rsid w:val="00E67AAE"/>
    <w:rsid w:val="00E81A21"/>
    <w:rsid w:val="00E91D66"/>
    <w:rsid w:val="00E963D8"/>
    <w:rsid w:val="00EA07F2"/>
    <w:rsid w:val="00EA11A3"/>
    <w:rsid w:val="00EA61AA"/>
    <w:rsid w:val="00EA637C"/>
    <w:rsid w:val="00EB007D"/>
    <w:rsid w:val="00EC39E2"/>
    <w:rsid w:val="00EC51FA"/>
    <w:rsid w:val="00EF4416"/>
    <w:rsid w:val="00EF730A"/>
    <w:rsid w:val="00F12947"/>
    <w:rsid w:val="00F27690"/>
    <w:rsid w:val="00F300AF"/>
    <w:rsid w:val="00F35660"/>
    <w:rsid w:val="00F42113"/>
    <w:rsid w:val="00F5692D"/>
    <w:rsid w:val="00F85B7D"/>
    <w:rsid w:val="00F87D67"/>
    <w:rsid w:val="00FA291D"/>
    <w:rsid w:val="00FB30AA"/>
    <w:rsid w:val="00FB798C"/>
    <w:rsid w:val="00FC191C"/>
    <w:rsid w:val="00FC1D3B"/>
    <w:rsid w:val="00FD24DC"/>
    <w:rsid w:val="00FD7633"/>
    <w:rsid w:val="00FE6264"/>
    <w:rsid w:val="01572A77"/>
    <w:rsid w:val="0199CC45"/>
    <w:rsid w:val="01FB0F55"/>
    <w:rsid w:val="02C0CE37"/>
    <w:rsid w:val="04A0D857"/>
    <w:rsid w:val="05591256"/>
    <w:rsid w:val="0566C60A"/>
    <w:rsid w:val="0643C47B"/>
    <w:rsid w:val="06FEB524"/>
    <w:rsid w:val="07BCB08D"/>
    <w:rsid w:val="088B7400"/>
    <w:rsid w:val="09A6C7C4"/>
    <w:rsid w:val="09E2DF67"/>
    <w:rsid w:val="0A7A8045"/>
    <w:rsid w:val="0AF44ED5"/>
    <w:rsid w:val="0C04301E"/>
    <w:rsid w:val="0C6876E5"/>
    <w:rsid w:val="0D20D2A7"/>
    <w:rsid w:val="0D64EB55"/>
    <w:rsid w:val="0E2A8235"/>
    <w:rsid w:val="0EB38506"/>
    <w:rsid w:val="0EE75DEA"/>
    <w:rsid w:val="10D89754"/>
    <w:rsid w:val="11656654"/>
    <w:rsid w:val="11D46F3C"/>
    <w:rsid w:val="11E7CDA1"/>
    <w:rsid w:val="142DF3DC"/>
    <w:rsid w:val="14886D4B"/>
    <w:rsid w:val="14F11F6A"/>
    <w:rsid w:val="150C7762"/>
    <w:rsid w:val="152C5356"/>
    <w:rsid w:val="154FA07E"/>
    <w:rsid w:val="1632FB6C"/>
    <w:rsid w:val="16359054"/>
    <w:rsid w:val="16FC3AE7"/>
    <w:rsid w:val="17B1ECD5"/>
    <w:rsid w:val="194DD65A"/>
    <w:rsid w:val="1982A906"/>
    <w:rsid w:val="1A4B47BA"/>
    <w:rsid w:val="1A629D00"/>
    <w:rsid w:val="1A6B6707"/>
    <w:rsid w:val="1B6E34E0"/>
    <w:rsid w:val="1C221727"/>
    <w:rsid w:val="1DB90174"/>
    <w:rsid w:val="1DE7F33D"/>
    <w:rsid w:val="1F112978"/>
    <w:rsid w:val="1F55BAA3"/>
    <w:rsid w:val="1FE1AE96"/>
    <w:rsid w:val="1FF3A05E"/>
    <w:rsid w:val="20DD6F40"/>
    <w:rsid w:val="21CC7C39"/>
    <w:rsid w:val="22A1D017"/>
    <w:rsid w:val="235362A8"/>
    <w:rsid w:val="23913FF9"/>
    <w:rsid w:val="2501724C"/>
    <w:rsid w:val="26F7FE8A"/>
    <w:rsid w:val="273689D0"/>
    <w:rsid w:val="27450EEA"/>
    <w:rsid w:val="27856702"/>
    <w:rsid w:val="27CB508B"/>
    <w:rsid w:val="28C6159B"/>
    <w:rsid w:val="29CB135F"/>
    <w:rsid w:val="29FF47E2"/>
    <w:rsid w:val="2A0F2B9D"/>
    <w:rsid w:val="2A4A08A4"/>
    <w:rsid w:val="2AF852F1"/>
    <w:rsid w:val="2C445E99"/>
    <w:rsid w:val="2C4A17A4"/>
    <w:rsid w:val="2CEDB7F2"/>
    <w:rsid w:val="30724692"/>
    <w:rsid w:val="3176EE28"/>
    <w:rsid w:val="31A03792"/>
    <w:rsid w:val="31CF6235"/>
    <w:rsid w:val="31D46B6A"/>
    <w:rsid w:val="3218B02A"/>
    <w:rsid w:val="3222B8BB"/>
    <w:rsid w:val="322D00E2"/>
    <w:rsid w:val="3444FFB6"/>
    <w:rsid w:val="3456AB72"/>
    <w:rsid w:val="3615D8FB"/>
    <w:rsid w:val="36946500"/>
    <w:rsid w:val="3795F31E"/>
    <w:rsid w:val="38158084"/>
    <w:rsid w:val="3827F9B9"/>
    <w:rsid w:val="382C4FCF"/>
    <w:rsid w:val="38933AB2"/>
    <w:rsid w:val="38D748B7"/>
    <w:rsid w:val="39271CB8"/>
    <w:rsid w:val="3947A261"/>
    <w:rsid w:val="3A463D0F"/>
    <w:rsid w:val="3B68AAFF"/>
    <w:rsid w:val="3B95919F"/>
    <w:rsid w:val="3B9828C7"/>
    <w:rsid w:val="3BA415F7"/>
    <w:rsid w:val="3C3ED55D"/>
    <w:rsid w:val="3C84993E"/>
    <w:rsid w:val="3DAF5B35"/>
    <w:rsid w:val="405A973D"/>
    <w:rsid w:val="407A323C"/>
    <w:rsid w:val="40D17004"/>
    <w:rsid w:val="428860D2"/>
    <w:rsid w:val="4308C2A1"/>
    <w:rsid w:val="4315ED0F"/>
    <w:rsid w:val="431D55F4"/>
    <w:rsid w:val="4485BBBD"/>
    <w:rsid w:val="44E20678"/>
    <w:rsid w:val="4512D2FB"/>
    <w:rsid w:val="45236FA9"/>
    <w:rsid w:val="45F3FFD8"/>
    <w:rsid w:val="468A4FD6"/>
    <w:rsid w:val="469AD355"/>
    <w:rsid w:val="470B4C5C"/>
    <w:rsid w:val="4795C8B0"/>
    <w:rsid w:val="47E04003"/>
    <w:rsid w:val="48EB5290"/>
    <w:rsid w:val="499FD75D"/>
    <w:rsid w:val="4A0B6503"/>
    <w:rsid w:val="4B319672"/>
    <w:rsid w:val="4B66C124"/>
    <w:rsid w:val="4C4588BA"/>
    <w:rsid w:val="4C7F75A6"/>
    <w:rsid w:val="4C8D7909"/>
    <w:rsid w:val="4D1F0075"/>
    <w:rsid w:val="4D5A4C3E"/>
    <w:rsid w:val="4D60887C"/>
    <w:rsid w:val="4D73EA04"/>
    <w:rsid w:val="4E18F57B"/>
    <w:rsid w:val="4E282ABD"/>
    <w:rsid w:val="4EF374A6"/>
    <w:rsid w:val="4EFB671E"/>
    <w:rsid w:val="4F517670"/>
    <w:rsid w:val="4F69620D"/>
    <w:rsid w:val="537BAA87"/>
    <w:rsid w:val="53EA842B"/>
    <w:rsid w:val="550A84D9"/>
    <w:rsid w:val="55DECFBF"/>
    <w:rsid w:val="56340270"/>
    <w:rsid w:val="5681D95F"/>
    <w:rsid w:val="574D9BDA"/>
    <w:rsid w:val="576E4FAA"/>
    <w:rsid w:val="57B8ED40"/>
    <w:rsid w:val="5A5FD95E"/>
    <w:rsid w:val="5A6A07FB"/>
    <w:rsid w:val="5AAFA05D"/>
    <w:rsid w:val="5B823B13"/>
    <w:rsid w:val="5BE3A828"/>
    <w:rsid w:val="5C54FE4A"/>
    <w:rsid w:val="5C5D3FEA"/>
    <w:rsid w:val="5C70DCDE"/>
    <w:rsid w:val="5D04C6E6"/>
    <w:rsid w:val="5F6F0E3C"/>
    <w:rsid w:val="60229F0A"/>
    <w:rsid w:val="6164D565"/>
    <w:rsid w:val="61EDEFF3"/>
    <w:rsid w:val="620DEC53"/>
    <w:rsid w:val="62522C06"/>
    <w:rsid w:val="63244023"/>
    <w:rsid w:val="637DA068"/>
    <w:rsid w:val="63D7EBC2"/>
    <w:rsid w:val="63E6CB4A"/>
    <w:rsid w:val="63EBA20E"/>
    <w:rsid w:val="64352916"/>
    <w:rsid w:val="65C65C30"/>
    <w:rsid w:val="687CB071"/>
    <w:rsid w:val="68F8F8F0"/>
    <w:rsid w:val="6946B6A1"/>
    <w:rsid w:val="6AF44F89"/>
    <w:rsid w:val="6B65774C"/>
    <w:rsid w:val="6B887ACE"/>
    <w:rsid w:val="6D661E89"/>
    <w:rsid w:val="6E964A11"/>
    <w:rsid w:val="6FB0101E"/>
    <w:rsid w:val="7054CAAD"/>
    <w:rsid w:val="70560388"/>
    <w:rsid w:val="706C416B"/>
    <w:rsid w:val="707C397E"/>
    <w:rsid w:val="715437AF"/>
    <w:rsid w:val="717E82D1"/>
    <w:rsid w:val="719985C3"/>
    <w:rsid w:val="72128C37"/>
    <w:rsid w:val="721BBB3A"/>
    <w:rsid w:val="7236BDF7"/>
    <w:rsid w:val="72D6B68C"/>
    <w:rsid w:val="736565F5"/>
    <w:rsid w:val="736AC4E0"/>
    <w:rsid w:val="738E62F9"/>
    <w:rsid w:val="740829DF"/>
    <w:rsid w:val="74A7C405"/>
    <w:rsid w:val="758EDC0A"/>
    <w:rsid w:val="75D11AE8"/>
    <w:rsid w:val="7825FEBE"/>
    <w:rsid w:val="785CFF55"/>
    <w:rsid w:val="7A402385"/>
    <w:rsid w:val="7AD15C53"/>
    <w:rsid w:val="7B0F14D0"/>
    <w:rsid w:val="7CF8C6A2"/>
    <w:rsid w:val="7D335246"/>
    <w:rsid w:val="7D65FD47"/>
    <w:rsid w:val="7D6B6F3A"/>
    <w:rsid w:val="7DA39A70"/>
    <w:rsid w:val="7F15F262"/>
    <w:rsid w:val="7FFAE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ED55D"/>
  <w15:chartTrackingRefBased/>
  <w15:docId w15:val="{3AC2D18C-392C-440E-8DE5-2EB778B1C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B032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605</Words>
  <Characters>3452</Characters>
  <Application>Microsoft Office Word</Application>
  <DocSecurity>4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Yak</dc:creator>
  <cp:keywords/>
  <dc:description/>
  <cp:lastModifiedBy>Abhiyan Shrestha</cp:lastModifiedBy>
  <cp:revision>205</cp:revision>
  <dcterms:created xsi:type="dcterms:W3CDTF">2026-03-20T12:00:00Z</dcterms:created>
  <dcterms:modified xsi:type="dcterms:W3CDTF">2026-03-26T03:16:00Z</dcterms:modified>
</cp:coreProperties>
</file>
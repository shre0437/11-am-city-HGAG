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-671"/>
        <w:tblW w:w="10060" w:type="dxa"/>
        <w:tblLook w:val="06A0" w:firstRow="1" w:lastRow="0" w:firstColumn="1" w:lastColumn="0" w:noHBand="1" w:noVBand="1"/>
      </w:tblPr>
      <w:tblGrid>
        <w:gridCol w:w="5616"/>
        <w:gridCol w:w="1567"/>
        <w:gridCol w:w="2877"/>
      </w:tblGrid>
      <w:tr w:rsidR="00253217" w14:paraId="26E4871A" w14:textId="77777777" w:rsidTr="00253217">
        <w:trPr>
          <w:trHeight w:val="300"/>
        </w:trPr>
        <w:tc>
          <w:tcPr>
            <w:tcW w:w="5616" w:type="dxa"/>
            <w:shd w:val="clear" w:color="auto" w:fill="404040" w:themeFill="text1" w:themeFillTint="BF"/>
          </w:tcPr>
          <w:p w14:paraId="7BAC22B0" w14:textId="77777777" w:rsidR="00253217" w:rsidRDefault="00253217" w:rsidP="00253217">
            <w:pPr>
              <w:rPr>
                <w:b/>
                <w:bCs/>
              </w:rPr>
            </w:pPr>
            <w:r w:rsidRPr="0566C60A">
              <w:rPr>
                <w:b/>
                <w:bCs/>
              </w:rPr>
              <w:t>Photo</w:t>
            </w:r>
          </w:p>
        </w:tc>
        <w:tc>
          <w:tcPr>
            <w:tcW w:w="1567" w:type="dxa"/>
            <w:shd w:val="clear" w:color="auto" w:fill="404040" w:themeFill="text1" w:themeFillTint="BF"/>
          </w:tcPr>
          <w:p w14:paraId="15BBC682" w14:textId="77777777" w:rsidR="00253217" w:rsidRDefault="00253217" w:rsidP="00253217">
            <w:pPr>
              <w:rPr>
                <w:b/>
                <w:bCs/>
              </w:rPr>
            </w:pPr>
            <w:r w:rsidRPr="0566C60A">
              <w:rPr>
                <w:b/>
                <w:bCs/>
              </w:rPr>
              <w:t>Name</w:t>
            </w:r>
          </w:p>
        </w:tc>
        <w:tc>
          <w:tcPr>
            <w:tcW w:w="2877" w:type="dxa"/>
            <w:shd w:val="clear" w:color="auto" w:fill="404040" w:themeFill="text1" w:themeFillTint="BF"/>
          </w:tcPr>
          <w:p w14:paraId="5FBB1369" w14:textId="77777777" w:rsidR="00253217" w:rsidRDefault="00253217" w:rsidP="00253217">
            <w:pPr>
              <w:rPr>
                <w:b/>
                <w:bCs/>
              </w:rPr>
            </w:pPr>
            <w:r w:rsidRPr="0566C60A">
              <w:rPr>
                <w:b/>
                <w:bCs/>
              </w:rPr>
              <w:t>About Them</w:t>
            </w:r>
          </w:p>
        </w:tc>
      </w:tr>
      <w:tr w:rsidR="00253217" w14:paraId="0B794F40" w14:textId="77777777" w:rsidTr="00253217">
        <w:trPr>
          <w:trHeight w:val="2190"/>
        </w:trPr>
        <w:tc>
          <w:tcPr>
            <w:tcW w:w="5616" w:type="dxa"/>
          </w:tcPr>
          <w:p w14:paraId="281FAFC3" w14:textId="77777777" w:rsidR="00253217" w:rsidRDefault="00253217" w:rsidP="00253217">
            <w:r>
              <w:rPr>
                <w:noProof/>
              </w:rPr>
              <w:drawing>
                <wp:inline distT="0" distB="0" distL="0" distR="0" wp14:anchorId="47E202AC" wp14:editId="448D51B5">
                  <wp:extent cx="3429000" cy="2286000"/>
                  <wp:effectExtent l="0" t="0" r="0" b="0"/>
                  <wp:docPr id="295001124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432934" name="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7" w:type="dxa"/>
          </w:tcPr>
          <w:p w14:paraId="62A691F9" w14:textId="77777777" w:rsidR="00253217" w:rsidRDefault="00253217" w:rsidP="00253217">
            <w:r>
              <w:t>Gerry Smith</w:t>
            </w:r>
          </w:p>
        </w:tc>
        <w:tc>
          <w:tcPr>
            <w:tcW w:w="2877" w:type="dxa"/>
          </w:tcPr>
          <w:p w14:paraId="2B3AD7E6" w14:textId="15BF06C8" w:rsidR="00253217" w:rsidRPr="00925235" w:rsidRDefault="00253217" w:rsidP="00253217">
            <w:r>
              <w:rPr>
                <w:i/>
                <w:iCs/>
              </w:rPr>
              <w:t xml:space="preserve">“I want </w:t>
            </w:r>
            <w:r w:rsidR="00A44B5A">
              <w:rPr>
                <w:i/>
                <w:iCs/>
              </w:rPr>
              <w:t xml:space="preserve">to live a long and healthy life </w:t>
            </w:r>
            <w:r w:rsidR="00925235">
              <w:rPr>
                <w:i/>
                <w:iCs/>
              </w:rPr>
              <w:t>and enjoy what little time I have left with my grandchildren.”</w:t>
            </w:r>
          </w:p>
        </w:tc>
      </w:tr>
    </w:tbl>
    <w:p w14:paraId="40C6E13C" w14:textId="44BB4792" w:rsidR="00043D58" w:rsidRDefault="00043D58" w:rsidP="0566C60A"/>
    <w:tbl>
      <w:tblPr>
        <w:tblStyle w:val="TableGrid"/>
        <w:tblpPr w:leftFromText="180" w:rightFromText="180" w:vertAnchor="text" w:horzAnchor="margin" w:tblpY="-26"/>
        <w:tblW w:w="0" w:type="auto"/>
        <w:tblLook w:val="06A0" w:firstRow="1" w:lastRow="0" w:firstColumn="1" w:lastColumn="0" w:noHBand="1" w:noVBand="1"/>
      </w:tblPr>
      <w:tblGrid>
        <w:gridCol w:w="1838"/>
        <w:gridCol w:w="1985"/>
      </w:tblGrid>
      <w:tr w:rsidR="00253217" w:rsidRPr="003B3E4F" w14:paraId="51A19048" w14:textId="77777777" w:rsidTr="00253217">
        <w:trPr>
          <w:trHeight w:val="300"/>
        </w:trPr>
        <w:tc>
          <w:tcPr>
            <w:tcW w:w="3823" w:type="dxa"/>
            <w:gridSpan w:val="2"/>
            <w:shd w:val="clear" w:color="auto" w:fill="404040" w:themeFill="text1" w:themeFillTint="BF"/>
          </w:tcPr>
          <w:p w14:paraId="70E9BA6B" w14:textId="77777777" w:rsidR="00253217" w:rsidRPr="003B3E4F" w:rsidRDefault="00253217" w:rsidP="00253217">
            <w:pPr>
              <w:jc w:val="center"/>
              <w:rPr>
                <w:b/>
                <w:bCs/>
                <w:sz w:val="28"/>
                <w:szCs w:val="28"/>
              </w:rPr>
            </w:pPr>
            <w:r w:rsidRPr="003B3E4F">
              <w:rPr>
                <w:b/>
                <w:bCs/>
                <w:sz w:val="28"/>
                <w:szCs w:val="28"/>
              </w:rPr>
              <w:t>App Usage Information</w:t>
            </w:r>
          </w:p>
        </w:tc>
      </w:tr>
      <w:tr w:rsidR="00253217" w14:paraId="777E67A9" w14:textId="77777777" w:rsidTr="00253217">
        <w:trPr>
          <w:trHeight w:val="300"/>
        </w:trPr>
        <w:tc>
          <w:tcPr>
            <w:tcW w:w="1838" w:type="dxa"/>
          </w:tcPr>
          <w:p w14:paraId="3E290C46" w14:textId="77777777" w:rsidR="00253217" w:rsidRPr="00684A61" w:rsidRDefault="00253217" w:rsidP="00253217">
            <w:r w:rsidRPr="00684A61">
              <w:t>Parents</w:t>
            </w:r>
          </w:p>
        </w:tc>
        <w:tc>
          <w:tcPr>
            <w:tcW w:w="1985" w:type="dxa"/>
          </w:tcPr>
          <w:p w14:paraId="47C8A568" w14:textId="065A56D8" w:rsidR="00253217" w:rsidRDefault="00253217" w:rsidP="00253217">
            <w:r>
              <w:t>2</w:t>
            </w:r>
            <w:r w:rsidR="008C6844">
              <w:t xml:space="preserve"> (deceased)</w:t>
            </w:r>
          </w:p>
        </w:tc>
      </w:tr>
      <w:tr w:rsidR="00253217" w14:paraId="3433C9C4" w14:textId="77777777" w:rsidTr="00253217">
        <w:trPr>
          <w:trHeight w:val="300"/>
        </w:trPr>
        <w:tc>
          <w:tcPr>
            <w:tcW w:w="1838" w:type="dxa"/>
          </w:tcPr>
          <w:p w14:paraId="475BB947" w14:textId="77777777" w:rsidR="00253217" w:rsidRPr="00684A61" w:rsidRDefault="00253217" w:rsidP="00253217">
            <w:r w:rsidRPr="00684A61">
              <w:t>Siblings</w:t>
            </w:r>
          </w:p>
        </w:tc>
        <w:tc>
          <w:tcPr>
            <w:tcW w:w="1985" w:type="dxa"/>
          </w:tcPr>
          <w:p w14:paraId="24DFAE70" w14:textId="30730A80" w:rsidR="00253217" w:rsidRDefault="006341CB" w:rsidP="00253217">
            <w:r>
              <w:t>2</w:t>
            </w:r>
          </w:p>
        </w:tc>
      </w:tr>
      <w:tr w:rsidR="00253217" w14:paraId="1DE5364B" w14:textId="77777777" w:rsidTr="00253217">
        <w:trPr>
          <w:trHeight w:val="300"/>
        </w:trPr>
        <w:tc>
          <w:tcPr>
            <w:tcW w:w="1838" w:type="dxa"/>
          </w:tcPr>
          <w:p w14:paraId="41D03E31" w14:textId="77777777" w:rsidR="00253217" w:rsidRPr="00684A61" w:rsidRDefault="00253217" w:rsidP="00253217">
            <w:r w:rsidRPr="00684A61">
              <w:t>Children</w:t>
            </w:r>
          </w:p>
        </w:tc>
        <w:tc>
          <w:tcPr>
            <w:tcW w:w="1985" w:type="dxa"/>
          </w:tcPr>
          <w:p w14:paraId="6CEEBD68" w14:textId="77777777" w:rsidR="00253217" w:rsidRDefault="00253217" w:rsidP="00253217">
            <w:r>
              <w:t>3</w:t>
            </w:r>
          </w:p>
        </w:tc>
      </w:tr>
      <w:tr w:rsidR="00253217" w14:paraId="2E42690B" w14:textId="77777777" w:rsidTr="00253217">
        <w:trPr>
          <w:trHeight w:val="300"/>
        </w:trPr>
        <w:tc>
          <w:tcPr>
            <w:tcW w:w="1838" w:type="dxa"/>
          </w:tcPr>
          <w:p w14:paraId="7D60AA4B" w14:textId="77777777" w:rsidR="00253217" w:rsidRPr="00684A61" w:rsidRDefault="00253217" w:rsidP="00253217">
            <w:ins w:id="0" w:author="Microsoft Word" w:date="2026-03-18T18:11:00Z" w16du:dateUtc="2026-03-19T01:11:00Z">
              <w:r w:rsidRPr="00684A61">
                <w:t xml:space="preserve"> </w:t>
              </w:r>
            </w:ins>
            <w:r w:rsidRPr="00684A61">
              <w:t>Grandchildren</w:t>
            </w:r>
          </w:p>
        </w:tc>
        <w:tc>
          <w:tcPr>
            <w:tcW w:w="1985" w:type="dxa"/>
          </w:tcPr>
          <w:p w14:paraId="0071F14B" w14:textId="77777777" w:rsidR="00253217" w:rsidRDefault="00253217" w:rsidP="00253217">
            <w:r>
              <w:t>4</w:t>
            </w:r>
          </w:p>
        </w:tc>
      </w:tr>
    </w:tbl>
    <w:tbl>
      <w:tblPr>
        <w:tblStyle w:val="TableGrid"/>
        <w:tblpPr w:leftFromText="180" w:rightFromText="180" w:vertAnchor="text" w:horzAnchor="page" w:tblpX="7621" w:tblpY="-50"/>
        <w:tblW w:w="0" w:type="auto"/>
        <w:tblLook w:val="06A0" w:firstRow="1" w:lastRow="0" w:firstColumn="1" w:lastColumn="0" w:noHBand="1" w:noVBand="1"/>
      </w:tblPr>
      <w:tblGrid>
        <w:gridCol w:w="1838"/>
        <w:gridCol w:w="1985"/>
      </w:tblGrid>
      <w:tr w:rsidR="00253217" w14:paraId="280810D0" w14:textId="77777777" w:rsidTr="00253217">
        <w:trPr>
          <w:trHeight w:val="300"/>
        </w:trPr>
        <w:tc>
          <w:tcPr>
            <w:tcW w:w="3823" w:type="dxa"/>
            <w:gridSpan w:val="2"/>
            <w:shd w:val="clear" w:color="auto" w:fill="404040" w:themeFill="text1" w:themeFillTint="BF"/>
          </w:tcPr>
          <w:p w14:paraId="747783CC" w14:textId="77777777" w:rsidR="00253217" w:rsidRPr="003B3E4F" w:rsidRDefault="00253217" w:rsidP="00253217">
            <w:pPr>
              <w:jc w:val="center"/>
              <w:rPr>
                <w:b/>
                <w:bCs/>
                <w:sz w:val="28"/>
                <w:szCs w:val="28"/>
              </w:rPr>
            </w:pPr>
            <w:r w:rsidRPr="003B3E4F">
              <w:rPr>
                <w:b/>
                <w:bCs/>
                <w:sz w:val="28"/>
                <w:szCs w:val="28"/>
              </w:rPr>
              <w:t>Personal Information</w:t>
            </w:r>
          </w:p>
        </w:tc>
      </w:tr>
      <w:tr w:rsidR="00253217" w14:paraId="151217DC" w14:textId="77777777" w:rsidTr="00253217">
        <w:trPr>
          <w:trHeight w:val="300"/>
        </w:trPr>
        <w:tc>
          <w:tcPr>
            <w:tcW w:w="1838" w:type="dxa"/>
          </w:tcPr>
          <w:p w14:paraId="5879BE06" w14:textId="77777777" w:rsidR="00253217" w:rsidRPr="00684A61" w:rsidRDefault="00253217" w:rsidP="00253217">
            <w:r w:rsidRPr="00684A61">
              <w:t>Age</w:t>
            </w:r>
          </w:p>
        </w:tc>
        <w:tc>
          <w:tcPr>
            <w:tcW w:w="1985" w:type="dxa"/>
          </w:tcPr>
          <w:p w14:paraId="517BCA70" w14:textId="77777777" w:rsidR="00253217" w:rsidRDefault="00253217" w:rsidP="00253217">
            <w:r>
              <w:t>70</w:t>
            </w:r>
          </w:p>
        </w:tc>
      </w:tr>
      <w:tr w:rsidR="00253217" w14:paraId="353E9EA0" w14:textId="77777777" w:rsidTr="00253217">
        <w:trPr>
          <w:trHeight w:val="300"/>
        </w:trPr>
        <w:tc>
          <w:tcPr>
            <w:tcW w:w="1838" w:type="dxa"/>
          </w:tcPr>
          <w:p w14:paraId="722A1F59" w14:textId="77777777" w:rsidR="00253217" w:rsidRPr="00684A61" w:rsidRDefault="00253217" w:rsidP="00253217">
            <w:r w:rsidRPr="00684A61">
              <w:t>Gender</w:t>
            </w:r>
          </w:p>
        </w:tc>
        <w:tc>
          <w:tcPr>
            <w:tcW w:w="1985" w:type="dxa"/>
          </w:tcPr>
          <w:p w14:paraId="55017DA9" w14:textId="77777777" w:rsidR="00253217" w:rsidRDefault="00253217" w:rsidP="00253217">
            <w:r>
              <w:t>Male</w:t>
            </w:r>
          </w:p>
        </w:tc>
      </w:tr>
      <w:tr w:rsidR="00253217" w14:paraId="5A9C217B" w14:textId="77777777" w:rsidTr="00253217">
        <w:trPr>
          <w:trHeight w:val="300"/>
        </w:trPr>
        <w:tc>
          <w:tcPr>
            <w:tcW w:w="1838" w:type="dxa"/>
          </w:tcPr>
          <w:p w14:paraId="3E583EFC" w14:textId="77777777" w:rsidR="00253217" w:rsidRPr="00684A61" w:rsidRDefault="00253217" w:rsidP="00253217">
            <w:r w:rsidRPr="00684A61">
              <w:t>Ethnicity</w:t>
            </w:r>
          </w:p>
        </w:tc>
        <w:tc>
          <w:tcPr>
            <w:tcW w:w="1985" w:type="dxa"/>
          </w:tcPr>
          <w:p w14:paraId="5A7521BC" w14:textId="77777777" w:rsidR="00253217" w:rsidRDefault="00253217" w:rsidP="00253217">
            <w:r>
              <w:t>White</w:t>
            </w:r>
          </w:p>
        </w:tc>
      </w:tr>
      <w:tr w:rsidR="00253217" w14:paraId="6F408567" w14:textId="77777777" w:rsidTr="00253217">
        <w:trPr>
          <w:trHeight w:val="300"/>
        </w:trPr>
        <w:tc>
          <w:tcPr>
            <w:tcW w:w="1838" w:type="dxa"/>
          </w:tcPr>
          <w:p w14:paraId="32BD5303" w14:textId="77777777" w:rsidR="00253217" w:rsidRPr="00684A61" w:rsidRDefault="00253217" w:rsidP="00253217">
            <w:r w:rsidRPr="00684A61">
              <w:t>Formality</w:t>
            </w:r>
          </w:p>
        </w:tc>
        <w:tc>
          <w:tcPr>
            <w:tcW w:w="1985" w:type="dxa"/>
          </w:tcPr>
          <w:p w14:paraId="24266013" w14:textId="77777777" w:rsidR="00253217" w:rsidRDefault="00253217" w:rsidP="00253217">
            <w:r>
              <w:t>Gerald</w:t>
            </w:r>
          </w:p>
        </w:tc>
      </w:tr>
      <w:tr w:rsidR="00253217" w14:paraId="049EC539" w14:textId="77777777" w:rsidTr="00253217">
        <w:trPr>
          <w:trHeight w:val="300"/>
        </w:trPr>
        <w:tc>
          <w:tcPr>
            <w:tcW w:w="1838" w:type="dxa"/>
          </w:tcPr>
          <w:p w14:paraId="194AABB8" w14:textId="77777777" w:rsidR="00253217" w:rsidRPr="00684A61" w:rsidRDefault="00253217" w:rsidP="00253217">
            <w:r w:rsidRPr="00684A61">
              <w:t>Health Conditions</w:t>
            </w:r>
          </w:p>
        </w:tc>
        <w:tc>
          <w:tcPr>
            <w:tcW w:w="1985" w:type="dxa"/>
          </w:tcPr>
          <w:p w14:paraId="60AA6984" w14:textId="77777777" w:rsidR="00253217" w:rsidRDefault="00253217" w:rsidP="00253217">
            <w:r>
              <w:t>Arthritis</w:t>
            </w:r>
          </w:p>
        </w:tc>
      </w:tr>
      <w:tr w:rsidR="00253217" w14:paraId="10A4214F" w14:textId="77777777" w:rsidTr="00253217">
        <w:trPr>
          <w:trHeight w:val="300"/>
        </w:trPr>
        <w:tc>
          <w:tcPr>
            <w:tcW w:w="1838" w:type="dxa"/>
          </w:tcPr>
          <w:p w14:paraId="5A00CE22" w14:textId="77777777" w:rsidR="00253217" w:rsidRPr="00684A61" w:rsidRDefault="00253217" w:rsidP="00253217">
            <w:r w:rsidRPr="00684A61">
              <w:t>Education</w:t>
            </w:r>
          </w:p>
        </w:tc>
        <w:tc>
          <w:tcPr>
            <w:tcW w:w="1985" w:type="dxa"/>
          </w:tcPr>
          <w:p w14:paraId="6BF0D18E" w14:textId="77777777" w:rsidR="00253217" w:rsidRDefault="00253217" w:rsidP="00253217">
            <w:r>
              <w:t>Community college – mentored in car mechanics</w:t>
            </w:r>
          </w:p>
        </w:tc>
      </w:tr>
      <w:tr w:rsidR="00253217" w14:paraId="01E308B9" w14:textId="77777777" w:rsidTr="00253217">
        <w:trPr>
          <w:trHeight w:val="300"/>
        </w:trPr>
        <w:tc>
          <w:tcPr>
            <w:tcW w:w="1838" w:type="dxa"/>
          </w:tcPr>
          <w:p w14:paraId="039E9CC2" w14:textId="77777777" w:rsidR="00253217" w:rsidRPr="00684A61" w:rsidRDefault="00253217" w:rsidP="00253217">
            <w:r w:rsidRPr="00684A61">
              <w:t>Car</w:t>
            </w:r>
          </w:p>
        </w:tc>
        <w:tc>
          <w:tcPr>
            <w:tcW w:w="1985" w:type="dxa"/>
          </w:tcPr>
          <w:p w14:paraId="76F075C5" w14:textId="77777777" w:rsidR="00253217" w:rsidRDefault="00253217" w:rsidP="00253217">
            <w:r>
              <w:t>2001 Holden Commodore</w:t>
            </w:r>
          </w:p>
        </w:tc>
      </w:tr>
      <w:tr w:rsidR="00253217" w14:paraId="514BEBB0" w14:textId="77777777" w:rsidTr="00253217">
        <w:trPr>
          <w:trHeight w:val="300"/>
        </w:trPr>
        <w:tc>
          <w:tcPr>
            <w:tcW w:w="1838" w:type="dxa"/>
          </w:tcPr>
          <w:p w14:paraId="7DD241F2" w14:textId="77777777" w:rsidR="00253217" w:rsidRPr="00684A61" w:rsidRDefault="00253217" w:rsidP="00253217">
            <w:r w:rsidRPr="00684A61">
              <w:t>Favourite Drink</w:t>
            </w:r>
          </w:p>
        </w:tc>
        <w:tc>
          <w:tcPr>
            <w:tcW w:w="1985" w:type="dxa"/>
          </w:tcPr>
          <w:p w14:paraId="0638EF95" w14:textId="77777777" w:rsidR="00253217" w:rsidRDefault="00253217" w:rsidP="00253217">
            <w:r>
              <w:t>Jim Beam Whiskey</w:t>
            </w:r>
          </w:p>
        </w:tc>
      </w:tr>
      <w:tr w:rsidR="00253217" w14:paraId="112A06DD" w14:textId="77777777" w:rsidTr="00253217">
        <w:trPr>
          <w:trHeight w:val="300"/>
        </w:trPr>
        <w:tc>
          <w:tcPr>
            <w:tcW w:w="1838" w:type="dxa"/>
          </w:tcPr>
          <w:p w14:paraId="689DA07E" w14:textId="77777777" w:rsidR="00253217" w:rsidRPr="00684A61" w:rsidRDefault="00253217" w:rsidP="00253217">
            <w:r w:rsidRPr="00684A61">
              <w:t>Favourite Food</w:t>
            </w:r>
          </w:p>
        </w:tc>
        <w:tc>
          <w:tcPr>
            <w:tcW w:w="1985" w:type="dxa"/>
          </w:tcPr>
          <w:p w14:paraId="0222EEA6" w14:textId="77777777" w:rsidR="00253217" w:rsidRDefault="00253217" w:rsidP="00253217">
            <w:r>
              <w:t xml:space="preserve">Steak and Mash </w:t>
            </w:r>
          </w:p>
        </w:tc>
      </w:tr>
      <w:tr w:rsidR="00253217" w14:paraId="764DECE4" w14:textId="77777777" w:rsidTr="00253217">
        <w:trPr>
          <w:trHeight w:val="300"/>
        </w:trPr>
        <w:tc>
          <w:tcPr>
            <w:tcW w:w="1838" w:type="dxa"/>
          </w:tcPr>
          <w:p w14:paraId="1455F461" w14:textId="77777777" w:rsidR="00253217" w:rsidRPr="00684A61" w:rsidRDefault="00253217" w:rsidP="00253217">
            <w:r w:rsidRPr="00684A61">
              <w:t>Hobby</w:t>
            </w:r>
          </w:p>
        </w:tc>
        <w:tc>
          <w:tcPr>
            <w:tcW w:w="1985" w:type="dxa"/>
          </w:tcPr>
          <w:p w14:paraId="408CD82C" w14:textId="77777777" w:rsidR="00253217" w:rsidRDefault="00253217" w:rsidP="00253217">
            <w:r>
              <w:t>Gambling (Slots/Pokies)</w:t>
            </w:r>
          </w:p>
        </w:tc>
      </w:tr>
    </w:tbl>
    <w:p w14:paraId="663C1412" w14:textId="2521F38A" w:rsidR="0566C60A" w:rsidRDefault="0566C60A"/>
    <w:p w14:paraId="5B0573C1" w14:textId="4DF53A9B" w:rsidR="00684A61" w:rsidRDefault="00684A61"/>
    <w:p w14:paraId="1CED4820" w14:textId="77777777" w:rsidR="004204F5" w:rsidRDefault="004204F5"/>
    <w:p w14:paraId="29BD93F3" w14:textId="77777777" w:rsidR="004204F5" w:rsidRDefault="004204F5"/>
    <w:tbl>
      <w:tblPr>
        <w:tblStyle w:val="TableGrid"/>
        <w:tblpPr w:leftFromText="180" w:rightFromText="180" w:vertAnchor="page" w:horzAnchor="margin" w:tblpY="7333"/>
        <w:tblW w:w="0" w:type="auto"/>
        <w:tblLook w:val="06A0" w:firstRow="1" w:lastRow="0" w:firstColumn="1" w:lastColumn="0" w:noHBand="1" w:noVBand="1"/>
      </w:tblPr>
      <w:tblGrid>
        <w:gridCol w:w="3780"/>
      </w:tblGrid>
      <w:tr w:rsidR="00253217" w14:paraId="2554E3E3" w14:textId="77777777" w:rsidTr="00253217">
        <w:trPr>
          <w:trHeight w:val="300"/>
        </w:trPr>
        <w:tc>
          <w:tcPr>
            <w:tcW w:w="3780" w:type="dxa"/>
            <w:shd w:val="clear" w:color="auto" w:fill="404040" w:themeFill="text1" w:themeFillTint="BF"/>
          </w:tcPr>
          <w:p w14:paraId="2CBB37B5" w14:textId="77777777" w:rsidR="00253217" w:rsidRPr="004F019C" w:rsidRDefault="00253217" w:rsidP="00253217">
            <w:pPr>
              <w:jc w:val="center"/>
              <w:rPr>
                <w:rFonts w:hint="eastAsia"/>
                <w:b/>
                <w:bCs/>
                <w:sz w:val="28"/>
                <w:szCs w:val="28"/>
              </w:rPr>
            </w:pPr>
            <w:r w:rsidRPr="004F019C">
              <w:rPr>
                <w:b/>
                <w:bCs/>
                <w:sz w:val="28"/>
                <w:szCs w:val="28"/>
              </w:rPr>
              <w:t>Hardware/Software</w:t>
            </w:r>
          </w:p>
        </w:tc>
      </w:tr>
      <w:tr w:rsidR="00253217" w14:paraId="62BB8405" w14:textId="77777777" w:rsidTr="00253217">
        <w:trPr>
          <w:trHeight w:val="300"/>
        </w:trPr>
        <w:tc>
          <w:tcPr>
            <w:tcW w:w="3780" w:type="dxa"/>
          </w:tcPr>
          <w:p w14:paraId="44B739BB" w14:textId="77777777" w:rsidR="00253217" w:rsidRDefault="00253217" w:rsidP="00253217">
            <w:r>
              <w:t>PC: Chromebook 15 (2016)</w:t>
            </w:r>
          </w:p>
          <w:p w14:paraId="442E929A" w14:textId="77777777" w:rsidR="00253217" w:rsidRDefault="00253217" w:rsidP="00253217">
            <w:pPr>
              <w:pStyle w:val="ListParagraph"/>
              <w:numPr>
                <w:ilvl w:val="0"/>
                <w:numId w:val="1"/>
              </w:numPr>
            </w:pPr>
            <w:r>
              <w:t>4gb DDR3</w:t>
            </w:r>
          </w:p>
          <w:p w14:paraId="49BAE55A" w14:textId="77777777" w:rsidR="00253217" w:rsidRDefault="00253217" w:rsidP="00253217">
            <w:pPr>
              <w:pStyle w:val="ListParagraph"/>
              <w:numPr>
                <w:ilvl w:val="0"/>
                <w:numId w:val="1"/>
              </w:numPr>
            </w:pPr>
            <w:r>
              <w:t>32gb SSD</w:t>
            </w:r>
          </w:p>
          <w:p w14:paraId="21FD8B82" w14:textId="77777777" w:rsidR="00253217" w:rsidRDefault="00253217" w:rsidP="00253217">
            <w:pPr>
              <w:pStyle w:val="ListParagraph"/>
              <w:numPr>
                <w:ilvl w:val="0"/>
                <w:numId w:val="1"/>
              </w:numPr>
            </w:pPr>
            <w:r w:rsidRPr="007A3285">
              <w:t>1.5GHz Intel Celeron 3205U (dual core, 2MB cache)</w:t>
            </w:r>
          </w:p>
          <w:p w14:paraId="16DDBD97" w14:textId="17DEA10D" w:rsidR="00253217" w:rsidRDefault="00253217" w:rsidP="00253217">
            <w:pPr>
              <w:pStyle w:val="ListParagraph"/>
              <w:numPr>
                <w:ilvl w:val="0"/>
                <w:numId w:val="1"/>
              </w:numPr>
            </w:pPr>
            <w:r w:rsidRPr="008A1FE2">
              <w:t>Intel HD graphics</w:t>
            </w:r>
            <w:r>
              <w:t xml:space="preserve"> card</w:t>
            </w:r>
          </w:p>
          <w:p w14:paraId="1F335DAC" w14:textId="2B2FF92B" w:rsidR="00253217" w:rsidRDefault="00253217" w:rsidP="00253217">
            <w:pPr>
              <w:pStyle w:val="ListParagraph"/>
              <w:numPr>
                <w:ilvl w:val="0"/>
                <w:numId w:val="1"/>
              </w:numPr>
            </w:pPr>
            <w:r>
              <w:t xml:space="preserve">14-inch </w:t>
            </w:r>
            <w:r w:rsidRPr="007B219E">
              <w:t>1,920 x 1,080</w:t>
            </w:r>
            <w:r>
              <w:t xml:space="preserve"> Full HD resolution </w:t>
            </w:r>
          </w:p>
          <w:p w14:paraId="53BF08A5" w14:textId="61901383" w:rsidR="009C5060" w:rsidRDefault="00884E6F" w:rsidP="00253217">
            <w:pPr>
              <w:pStyle w:val="ListParagraph"/>
              <w:numPr>
                <w:ilvl w:val="0"/>
                <w:numId w:val="1"/>
              </w:numPr>
              <w:rPr>
                <w:rFonts w:hint="eastAsia"/>
              </w:rPr>
            </w:pPr>
            <w:r>
              <w:t>Chrome OS</w:t>
            </w:r>
          </w:p>
        </w:tc>
      </w:tr>
      <w:tr w:rsidR="00253217" w14:paraId="204E5F92" w14:textId="77777777" w:rsidTr="00253217">
        <w:trPr>
          <w:trHeight w:val="300"/>
        </w:trPr>
        <w:tc>
          <w:tcPr>
            <w:tcW w:w="3780" w:type="dxa"/>
          </w:tcPr>
          <w:p w14:paraId="4EC4AB1A" w14:textId="77777777" w:rsidR="00253217" w:rsidRDefault="00253217" w:rsidP="00253217">
            <w:r>
              <w:t>Phone: iPhone 5s</w:t>
            </w:r>
          </w:p>
          <w:p w14:paraId="69E4E4E0" w14:textId="77777777" w:rsidR="00253217" w:rsidRDefault="00253217" w:rsidP="00253217">
            <w:pPr>
              <w:pStyle w:val="ListParagraph"/>
              <w:numPr>
                <w:ilvl w:val="0"/>
                <w:numId w:val="2"/>
              </w:numPr>
            </w:pPr>
            <w:r>
              <w:t>16gb storage</w:t>
            </w:r>
          </w:p>
          <w:p w14:paraId="0D2D5CD0" w14:textId="77777777" w:rsidR="00253217" w:rsidRDefault="00253217" w:rsidP="00253217">
            <w:pPr>
              <w:pStyle w:val="ListParagraph"/>
              <w:numPr>
                <w:ilvl w:val="0"/>
                <w:numId w:val="2"/>
              </w:numPr>
              <w:rPr>
                <w:rFonts w:hint="eastAsia"/>
              </w:rPr>
            </w:pPr>
            <w:r>
              <w:t>Apple A7 chip</w:t>
            </w:r>
          </w:p>
        </w:tc>
      </w:tr>
      <w:tr w:rsidR="00253217" w14:paraId="36872FC5" w14:textId="77777777" w:rsidTr="00253217">
        <w:trPr>
          <w:trHeight w:val="300"/>
        </w:trPr>
        <w:tc>
          <w:tcPr>
            <w:tcW w:w="3780" w:type="dxa"/>
          </w:tcPr>
          <w:p w14:paraId="79B52CDE" w14:textId="77777777" w:rsidR="00253217" w:rsidRDefault="00253217" w:rsidP="00253217">
            <w:pPr>
              <w:rPr>
                <w:rFonts w:hint="eastAsia"/>
              </w:rPr>
            </w:pPr>
            <w:r>
              <w:t>Tablet: N/A</w:t>
            </w:r>
          </w:p>
        </w:tc>
      </w:tr>
      <w:tr w:rsidR="00161B10" w14:paraId="357D936E" w14:textId="77777777" w:rsidTr="00253217">
        <w:trPr>
          <w:trHeight w:val="300"/>
        </w:trPr>
        <w:tc>
          <w:tcPr>
            <w:tcW w:w="3780" w:type="dxa"/>
          </w:tcPr>
          <w:p w14:paraId="636F0772" w14:textId="24ACFB7C" w:rsidR="00161B10" w:rsidRDefault="00161B10" w:rsidP="00253217">
            <w:r>
              <w:t>Browser: Google Chrome</w:t>
            </w:r>
          </w:p>
        </w:tc>
      </w:tr>
    </w:tbl>
    <w:p w14:paraId="71B6D2B8" w14:textId="571D3B4E" w:rsidR="4D1F0075" w:rsidRDefault="4D1F0075"/>
    <w:p w14:paraId="1E5171D8" w14:textId="43CF77F3" w:rsidR="4D1F0075" w:rsidRDefault="4D1F0075"/>
    <w:p w14:paraId="765CC222" w14:textId="0477A013" w:rsidR="4D1F0075" w:rsidRDefault="4D1F0075"/>
    <w:p w14:paraId="49E1B9E4" w14:textId="747E4F9A" w:rsidR="4D1F0075" w:rsidRDefault="4D1F0075"/>
    <w:p w14:paraId="239E95EF" w14:textId="2E72A787" w:rsidR="4D1F0075" w:rsidRDefault="4D1F0075"/>
    <w:p w14:paraId="632F4A25" w14:textId="47692B24" w:rsidR="4D1F0075" w:rsidRDefault="4D1F0075"/>
    <w:p w14:paraId="2B556DF1" w14:textId="230D7E3F" w:rsidR="4D1F0075" w:rsidRDefault="4D1F0075"/>
    <w:tbl>
      <w:tblPr>
        <w:tblStyle w:val="TableGrid"/>
        <w:tblpPr w:leftFromText="180" w:rightFromText="180" w:vertAnchor="text" w:horzAnchor="page" w:tblpX="7513" w:tblpY="216"/>
        <w:tblW w:w="0" w:type="auto"/>
        <w:tblLook w:val="04A0" w:firstRow="1" w:lastRow="0" w:firstColumn="1" w:lastColumn="0" w:noHBand="0" w:noVBand="1"/>
      </w:tblPr>
      <w:tblGrid>
        <w:gridCol w:w="4248"/>
      </w:tblGrid>
      <w:tr w:rsidR="00F87D67" w14:paraId="28BA4B8C" w14:textId="77777777" w:rsidTr="00F87D67">
        <w:tc>
          <w:tcPr>
            <w:tcW w:w="4248" w:type="dxa"/>
            <w:shd w:val="clear" w:color="auto" w:fill="404040" w:themeFill="text1" w:themeFillTint="BF"/>
          </w:tcPr>
          <w:p w14:paraId="6A75152D" w14:textId="77777777" w:rsidR="00F87D67" w:rsidRPr="004204F5" w:rsidRDefault="00F87D67" w:rsidP="00F87D67">
            <w:pPr>
              <w:jc w:val="center"/>
              <w:rPr>
                <w:b/>
                <w:bCs/>
                <w:sz w:val="28"/>
                <w:szCs w:val="28"/>
              </w:rPr>
            </w:pPr>
            <w:r w:rsidRPr="004204F5">
              <w:rPr>
                <w:b/>
                <w:bCs/>
                <w:sz w:val="28"/>
                <w:szCs w:val="28"/>
              </w:rPr>
              <w:t>Character Cues</w:t>
            </w:r>
          </w:p>
        </w:tc>
      </w:tr>
      <w:tr w:rsidR="00F87D67" w14:paraId="70773AC5" w14:textId="77777777" w:rsidTr="00F87D67">
        <w:tc>
          <w:tcPr>
            <w:tcW w:w="4248" w:type="dxa"/>
          </w:tcPr>
          <w:p w14:paraId="0DF0F86E" w14:textId="77777777" w:rsidR="00F87D67" w:rsidRPr="00AD500B" w:rsidRDefault="00F87D67" w:rsidP="00F87D67">
            <w:pPr>
              <w:rPr>
                <w:i/>
                <w:iCs/>
              </w:rPr>
            </w:pPr>
            <w:r>
              <w:t xml:space="preserve">Pet Peeve: </w:t>
            </w:r>
            <w:r w:rsidRPr="70560388">
              <w:rPr>
                <w:i/>
                <w:iCs/>
              </w:rPr>
              <w:t>When the pokies machine keeps freezing while I'm in the middle of gambling</w:t>
            </w:r>
          </w:p>
        </w:tc>
      </w:tr>
      <w:tr w:rsidR="00F87D67" w14:paraId="634D6C5D" w14:textId="77777777" w:rsidTr="00F87D67">
        <w:tc>
          <w:tcPr>
            <w:tcW w:w="4248" w:type="dxa"/>
          </w:tcPr>
          <w:p w14:paraId="29169B38" w14:textId="77777777" w:rsidR="00F87D67" w:rsidRPr="00645A1D" w:rsidRDefault="00F87D67" w:rsidP="00F87D67">
            <w:pPr>
              <w:rPr>
                <w:i/>
                <w:iCs/>
              </w:rPr>
            </w:pPr>
            <w:r>
              <w:t xml:space="preserve">Friends Say: </w:t>
            </w:r>
            <w:r w:rsidRPr="00C72563">
              <w:rPr>
                <w:i/>
                <w:iCs/>
              </w:rPr>
              <w:t>Gerry</w:t>
            </w:r>
            <w:r>
              <w:t xml:space="preserve"> e</w:t>
            </w:r>
            <w:r>
              <w:rPr>
                <w:i/>
                <w:iCs/>
              </w:rPr>
              <w:t>njoys spending his nights at the pokies, drinking his Jim Beam Whiskey</w:t>
            </w:r>
          </w:p>
        </w:tc>
      </w:tr>
      <w:tr w:rsidR="00F87D67" w14:paraId="4A297CB5" w14:textId="77777777" w:rsidTr="00F87D67">
        <w:tc>
          <w:tcPr>
            <w:tcW w:w="4248" w:type="dxa"/>
          </w:tcPr>
          <w:p w14:paraId="238BEDAB" w14:textId="2F7326A8" w:rsidR="00F87D67" w:rsidRPr="00B36F62" w:rsidRDefault="00B36F62" w:rsidP="00F87D67">
            <w:pPr>
              <w:rPr>
                <w:i/>
                <w:iCs/>
              </w:rPr>
            </w:pPr>
            <w:r>
              <w:t xml:space="preserve">Sister says: </w:t>
            </w:r>
            <w:r>
              <w:rPr>
                <w:i/>
                <w:iCs/>
              </w:rPr>
              <w:t xml:space="preserve">Gerry always takes great care of my </w:t>
            </w:r>
            <w:r w:rsidR="0040398E">
              <w:rPr>
                <w:i/>
                <w:iCs/>
              </w:rPr>
              <w:t>two</w:t>
            </w:r>
            <w:r>
              <w:rPr>
                <w:i/>
                <w:iCs/>
              </w:rPr>
              <w:t xml:space="preserve"> children, amazing grandfather and they always want to visit him</w:t>
            </w:r>
          </w:p>
        </w:tc>
      </w:tr>
    </w:tbl>
    <w:p w14:paraId="10739BDD" w14:textId="009375CE" w:rsidR="4D1F0075" w:rsidRDefault="4D1F0075"/>
    <w:p w14:paraId="43F73AF6" w14:textId="2726E557" w:rsidR="4D1F0075" w:rsidRDefault="4D1F0075"/>
    <w:p w14:paraId="4535C716" w14:textId="556A3D79" w:rsidR="4D1F0075" w:rsidRDefault="4D1F0075"/>
    <w:p w14:paraId="087D5FC0" w14:textId="44BB4792" w:rsidR="4D1F0075" w:rsidRDefault="4D1F0075"/>
    <w:tbl>
      <w:tblPr>
        <w:tblStyle w:val="TableGrid"/>
        <w:tblpPr w:leftFromText="180" w:rightFromText="180" w:vertAnchor="text" w:horzAnchor="margin" w:tblpY="133"/>
        <w:tblW w:w="3795" w:type="dxa"/>
        <w:tblLook w:val="06A0" w:firstRow="1" w:lastRow="0" w:firstColumn="1" w:lastColumn="0" w:noHBand="1" w:noVBand="1"/>
      </w:tblPr>
      <w:tblGrid>
        <w:gridCol w:w="3795"/>
      </w:tblGrid>
      <w:tr w:rsidR="007F2466" w14:paraId="0508A07D" w14:textId="77777777" w:rsidTr="007F2466">
        <w:trPr>
          <w:trHeight w:val="300"/>
        </w:trPr>
        <w:tc>
          <w:tcPr>
            <w:tcW w:w="3795" w:type="dxa"/>
            <w:shd w:val="clear" w:color="auto" w:fill="404040" w:themeFill="text1" w:themeFillTint="BF"/>
          </w:tcPr>
          <w:p w14:paraId="615B423A" w14:textId="77777777" w:rsidR="007F2466" w:rsidRPr="00FA291D" w:rsidRDefault="007F2466" w:rsidP="007F2466">
            <w:pPr>
              <w:jc w:val="center"/>
              <w:rPr>
                <w:b/>
                <w:bCs/>
                <w:sz w:val="28"/>
                <w:szCs w:val="28"/>
              </w:rPr>
            </w:pPr>
            <w:r w:rsidRPr="00FA291D">
              <w:rPr>
                <w:b/>
                <w:bCs/>
                <w:sz w:val="28"/>
                <w:szCs w:val="28"/>
              </w:rPr>
              <w:t>Business Interaction</w:t>
            </w:r>
          </w:p>
        </w:tc>
      </w:tr>
      <w:tr w:rsidR="007F2466" w14:paraId="4FB42494" w14:textId="77777777" w:rsidTr="007F2466">
        <w:trPr>
          <w:trHeight w:val="300"/>
        </w:trPr>
        <w:tc>
          <w:tcPr>
            <w:tcW w:w="3795" w:type="dxa"/>
          </w:tcPr>
          <w:p w14:paraId="370180BA" w14:textId="77777777" w:rsidR="007F2466" w:rsidRDefault="007F2466" w:rsidP="007F2466">
            <w:r>
              <w:t>Gerald feels lonely and wants to adopt a dog</w:t>
            </w:r>
          </w:p>
        </w:tc>
      </w:tr>
    </w:tbl>
    <w:p w14:paraId="7CA96733" w14:textId="77777777" w:rsidR="000C02DB" w:rsidRDefault="000C02DB"/>
    <w:p w14:paraId="49DCEF69" w14:textId="77777777" w:rsidR="000C02DB" w:rsidRDefault="000C02DB"/>
    <w:p w14:paraId="1CC3128F" w14:textId="77777777" w:rsidR="000C02DB" w:rsidRDefault="000C02DB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5383"/>
        <w:gridCol w:w="1463"/>
        <w:gridCol w:w="2504"/>
      </w:tblGrid>
      <w:tr w:rsidR="4D1F0075" w14:paraId="74A1BE4A" w14:textId="77777777" w:rsidTr="4D1F0075">
        <w:trPr>
          <w:trHeight w:val="300"/>
        </w:trPr>
        <w:tc>
          <w:tcPr>
            <w:tcW w:w="5616" w:type="dxa"/>
            <w:shd w:val="clear" w:color="auto" w:fill="404040" w:themeFill="text1" w:themeFillTint="BF"/>
          </w:tcPr>
          <w:p w14:paraId="2C05D8CE" w14:textId="58810B29" w:rsidR="4D1F0075" w:rsidRDefault="4D1F0075" w:rsidP="4D1F0075">
            <w:pPr>
              <w:rPr>
                <w:b/>
                <w:bCs/>
              </w:rPr>
            </w:pPr>
            <w:r w:rsidRPr="4D1F0075">
              <w:rPr>
                <w:b/>
                <w:bCs/>
              </w:rPr>
              <w:t>Photo</w:t>
            </w:r>
          </w:p>
        </w:tc>
        <w:tc>
          <w:tcPr>
            <w:tcW w:w="1567" w:type="dxa"/>
            <w:shd w:val="clear" w:color="auto" w:fill="404040" w:themeFill="text1" w:themeFillTint="BF"/>
          </w:tcPr>
          <w:p w14:paraId="78FD2128" w14:textId="148CF07B" w:rsidR="4D1F0075" w:rsidRDefault="4D1F0075" w:rsidP="4D1F0075">
            <w:pPr>
              <w:rPr>
                <w:b/>
                <w:bCs/>
              </w:rPr>
            </w:pPr>
            <w:r w:rsidRPr="4D1F0075">
              <w:rPr>
                <w:b/>
                <w:bCs/>
              </w:rPr>
              <w:t>Name</w:t>
            </w:r>
          </w:p>
        </w:tc>
        <w:tc>
          <w:tcPr>
            <w:tcW w:w="2877" w:type="dxa"/>
            <w:shd w:val="clear" w:color="auto" w:fill="404040" w:themeFill="text1" w:themeFillTint="BF"/>
          </w:tcPr>
          <w:p w14:paraId="1957AE7F" w14:textId="71F7383B" w:rsidR="4D1F0075" w:rsidRDefault="4D1F0075" w:rsidP="4D1F0075">
            <w:pPr>
              <w:rPr>
                <w:b/>
                <w:bCs/>
              </w:rPr>
            </w:pPr>
            <w:r w:rsidRPr="4D1F0075">
              <w:rPr>
                <w:b/>
                <w:bCs/>
              </w:rPr>
              <w:t>About Them</w:t>
            </w:r>
          </w:p>
        </w:tc>
      </w:tr>
      <w:tr w:rsidR="4D1F0075" w14:paraId="7F18AB70" w14:textId="77777777" w:rsidTr="4D1F0075">
        <w:trPr>
          <w:trHeight w:val="2190"/>
        </w:trPr>
        <w:tc>
          <w:tcPr>
            <w:tcW w:w="5616" w:type="dxa"/>
          </w:tcPr>
          <w:p w14:paraId="5F6DDAFB" w14:textId="428B2FFE" w:rsidR="4D1F0075" w:rsidRDefault="717E82D1">
            <w:r>
              <w:rPr>
                <w:noProof/>
              </w:rPr>
              <w:drawing>
                <wp:inline distT="0" distB="0" distL="0" distR="0" wp14:anchorId="0D79EADE" wp14:editId="08067FA1">
                  <wp:extent cx="2619375" cy="1743075"/>
                  <wp:effectExtent l="0" t="0" r="0" b="0"/>
                  <wp:docPr id="1222766808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2766808" name="Picture 1222766808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9375" cy="1743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7" w:type="dxa"/>
          </w:tcPr>
          <w:p w14:paraId="31079507" w14:textId="74CF64CC" w:rsidR="4D1F0075" w:rsidRDefault="717E82D1">
            <w:r>
              <w:t>Jennifer Test</w:t>
            </w:r>
          </w:p>
        </w:tc>
        <w:tc>
          <w:tcPr>
            <w:tcW w:w="2877" w:type="dxa"/>
          </w:tcPr>
          <w:p w14:paraId="7464108D" w14:textId="50A16FB8" w:rsidR="4D1F0075" w:rsidRDefault="4D1F0075" w:rsidP="4D1F0075">
            <w:pPr>
              <w:rPr>
                <w:i/>
                <w:iCs/>
              </w:rPr>
            </w:pPr>
          </w:p>
        </w:tc>
      </w:tr>
    </w:tbl>
    <w:p w14:paraId="0C93E7EC" w14:textId="2521F38A" w:rsidR="4D1F0075" w:rsidRDefault="4D1F0075"/>
    <w:tbl>
      <w:tblPr>
        <w:tblStyle w:val="TableGrid"/>
        <w:tblW w:w="3822" w:type="dxa"/>
        <w:tblLook w:val="06A0" w:firstRow="1" w:lastRow="0" w:firstColumn="1" w:lastColumn="0" w:noHBand="1" w:noVBand="1"/>
      </w:tblPr>
      <w:tblGrid>
        <w:gridCol w:w="1788"/>
        <w:gridCol w:w="2034"/>
      </w:tblGrid>
      <w:tr w:rsidR="4D1F0075" w14:paraId="020A9587" w14:textId="77777777" w:rsidTr="00510419">
        <w:trPr>
          <w:trHeight w:val="300"/>
        </w:trPr>
        <w:tc>
          <w:tcPr>
            <w:tcW w:w="3651" w:type="dxa"/>
            <w:gridSpan w:val="2"/>
            <w:shd w:val="clear" w:color="auto" w:fill="404040" w:themeFill="text1" w:themeFillTint="BF"/>
          </w:tcPr>
          <w:p w14:paraId="300B9D0A" w14:textId="77777777" w:rsidR="4D1F0075" w:rsidRDefault="4D1F0075" w:rsidP="4D1F0075">
            <w:pPr>
              <w:jc w:val="center"/>
              <w:rPr>
                <w:b/>
                <w:bCs/>
                <w:sz w:val="28"/>
                <w:szCs w:val="28"/>
              </w:rPr>
            </w:pPr>
            <w:r w:rsidRPr="4D1F0075">
              <w:rPr>
                <w:b/>
                <w:bCs/>
                <w:sz w:val="28"/>
                <w:szCs w:val="28"/>
              </w:rPr>
              <w:t>App Usage Information</w:t>
            </w:r>
          </w:p>
        </w:tc>
      </w:tr>
      <w:tr w:rsidR="4D1F0075" w14:paraId="2D94DCF8" w14:textId="77777777" w:rsidTr="00510419">
        <w:trPr>
          <w:trHeight w:val="300"/>
        </w:trPr>
        <w:tc>
          <w:tcPr>
            <w:tcW w:w="1708" w:type="dxa"/>
          </w:tcPr>
          <w:p w14:paraId="08618EB1" w14:textId="77777777" w:rsidR="4D1F0075" w:rsidRDefault="4D1F0075">
            <w:r>
              <w:t>Parents</w:t>
            </w:r>
          </w:p>
        </w:tc>
        <w:tc>
          <w:tcPr>
            <w:tcW w:w="1938" w:type="dxa"/>
          </w:tcPr>
          <w:p w14:paraId="38F55D33" w14:textId="44C73A88" w:rsidR="4D1F0075" w:rsidRDefault="382C4FCF">
            <w:r>
              <w:t>2</w:t>
            </w:r>
          </w:p>
        </w:tc>
      </w:tr>
      <w:tr w:rsidR="4D1F0075" w14:paraId="5860B840" w14:textId="77777777" w:rsidTr="00510419">
        <w:trPr>
          <w:trHeight w:val="300"/>
        </w:trPr>
        <w:tc>
          <w:tcPr>
            <w:tcW w:w="1708" w:type="dxa"/>
          </w:tcPr>
          <w:p w14:paraId="60C7192F" w14:textId="77777777" w:rsidR="4D1F0075" w:rsidRDefault="4D1F0075">
            <w:r>
              <w:t>Siblings</w:t>
            </w:r>
          </w:p>
        </w:tc>
        <w:tc>
          <w:tcPr>
            <w:tcW w:w="1938" w:type="dxa"/>
          </w:tcPr>
          <w:p w14:paraId="162463E0" w14:textId="58123D8E" w:rsidR="4D1F0075" w:rsidRDefault="428860D2">
            <w:r>
              <w:t>5</w:t>
            </w:r>
          </w:p>
        </w:tc>
      </w:tr>
      <w:tr w:rsidR="4D1F0075" w14:paraId="2774D59A" w14:textId="77777777" w:rsidTr="00510419">
        <w:trPr>
          <w:trHeight w:val="300"/>
        </w:trPr>
        <w:tc>
          <w:tcPr>
            <w:tcW w:w="1708" w:type="dxa"/>
          </w:tcPr>
          <w:p w14:paraId="70289EC0" w14:textId="77777777" w:rsidR="4D1F0075" w:rsidRDefault="4D1F0075">
            <w:r>
              <w:t>Children</w:t>
            </w:r>
          </w:p>
        </w:tc>
        <w:tc>
          <w:tcPr>
            <w:tcW w:w="1938" w:type="dxa"/>
          </w:tcPr>
          <w:p w14:paraId="12411D3F" w14:textId="02DE77F4" w:rsidR="4D1F0075" w:rsidRDefault="72D6B68C">
            <w:r>
              <w:t>1</w:t>
            </w:r>
          </w:p>
        </w:tc>
      </w:tr>
      <w:tr w:rsidR="4D1F0075" w14:paraId="0B20396C" w14:textId="77777777" w:rsidTr="00510419">
        <w:trPr>
          <w:trHeight w:val="300"/>
        </w:trPr>
        <w:tc>
          <w:tcPr>
            <w:tcW w:w="1708" w:type="dxa"/>
          </w:tcPr>
          <w:p w14:paraId="0D1AA49D" w14:textId="77777777" w:rsidR="4D1F0075" w:rsidRDefault="4D1F0075">
            <w:r>
              <w:t xml:space="preserve"> Grandchildren</w:t>
            </w:r>
          </w:p>
        </w:tc>
        <w:tc>
          <w:tcPr>
            <w:tcW w:w="1938" w:type="dxa"/>
          </w:tcPr>
          <w:p w14:paraId="5F23B329" w14:textId="0FCC835D" w:rsidR="4D1F0075" w:rsidRDefault="3827F9B9">
            <w:r>
              <w:t>0</w:t>
            </w:r>
          </w:p>
        </w:tc>
      </w:tr>
      <w:tr w:rsidR="4D1F0075" w14:paraId="2B27FFAC" w14:textId="77777777" w:rsidTr="00510419">
        <w:trPr>
          <w:trHeight w:val="300"/>
        </w:trPr>
        <w:tc>
          <w:tcPr>
            <w:tcW w:w="3651" w:type="dxa"/>
            <w:gridSpan w:val="2"/>
            <w:shd w:val="clear" w:color="auto" w:fill="404040" w:themeFill="text1" w:themeFillTint="BF"/>
          </w:tcPr>
          <w:p w14:paraId="2F6563D7" w14:textId="77777777" w:rsidR="4D1F0075" w:rsidRDefault="4D1F0075" w:rsidP="4D1F0075">
            <w:pPr>
              <w:jc w:val="center"/>
              <w:rPr>
                <w:b/>
                <w:bCs/>
                <w:sz w:val="28"/>
                <w:szCs w:val="28"/>
              </w:rPr>
            </w:pPr>
            <w:r w:rsidRPr="4D1F0075">
              <w:rPr>
                <w:b/>
                <w:bCs/>
                <w:sz w:val="28"/>
                <w:szCs w:val="28"/>
              </w:rPr>
              <w:t>Personal Information</w:t>
            </w:r>
          </w:p>
        </w:tc>
      </w:tr>
      <w:tr w:rsidR="4D1F0075" w14:paraId="39F3F47B" w14:textId="77777777" w:rsidTr="00510419">
        <w:trPr>
          <w:trHeight w:val="300"/>
        </w:trPr>
        <w:tc>
          <w:tcPr>
            <w:tcW w:w="1708" w:type="dxa"/>
          </w:tcPr>
          <w:p w14:paraId="018C6130" w14:textId="77777777" w:rsidR="4D1F0075" w:rsidRDefault="4D1F0075">
            <w:r>
              <w:t>Age</w:t>
            </w:r>
          </w:p>
        </w:tc>
        <w:tc>
          <w:tcPr>
            <w:tcW w:w="1938" w:type="dxa"/>
          </w:tcPr>
          <w:p w14:paraId="38180D25" w14:textId="59383C5F" w:rsidR="4D1F0075" w:rsidRDefault="7F15F262">
            <w:r>
              <w:t>38</w:t>
            </w:r>
          </w:p>
        </w:tc>
      </w:tr>
      <w:tr w:rsidR="4D1F0075" w14:paraId="6C39FCCA" w14:textId="77777777" w:rsidTr="00510419">
        <w:trPr>
          <w:trHeight w:val="300"/>
        </w:trPr>
        <w:tc>
          <w:tcPr>
            <w:tcW w:w="1708" w:type="dxa"/>
          </w:tcPr>
          <w:p w14:paraId="086BF566" w14:textId="77777777" w:rsidR="4D1F0075" w:rsidRDefault="4D1F0075">
            <w:r>
              <w:t>Gender</w:t>
            </w:r>
          </w:p>
        </w:tc>
        <w:tc>
          <w:tcPr>
            <w:tcW w:w="1938" w:type="dxa"/>
          </w:tcPr>
          <w:p w14:paraId="20367352" w14:textId="1EB56381" w:rsidR="4D1F0075" w:rsidRDefault="0D20D2A7">
            <w:r>
              <w:t>Female</w:t>
            </w:r>
          </w:p>
        </w:tc>
      </w:tr>
      <w:tr w:rsidR="4D1F0075" w14:paraId="54F4642A" w14:textId="77777777" w:rsidTr="00510419">
        <w:trPr>
          <w:trHeight w:val="300"/>
        </w:trPr>
        <w:tc>
          <w:tcPr>
            <w:tcW w:w="1708" w:type="dxa"/>
          </w:tcPr>
          <w:p w14:paraId="567D8A3C" w14:textId="77777777" w:rsidR="4D1F0075" w:rsidRDefault="4D1F0075">
            <w:r>
              <w:t>Ethnicity</w:t>
            </w:r>
          </w:p>
        </w:tc>
        <w:tc>
          <w:tcPr>
            <w:tcW w:w="1938" w:type="dxa"/>
          </w:tcPr>
          <w:p w14:paraId="5EFBDF36" w14:textId="4342710A" w:rsidR="4D1F0075" w:rsidRDefault="16FC3AE7">
            <w:r>
              <w:t>American</w:t>
            </w:r>
          </w:p>
        </w:tc>
      </w:tr>
      <w:tr w:rsidR="4D1F0075" w14:paraId="68BB7DD1" w14:textId="77777777" w:rsidTr="00510419">
        <w:trPr>
          <w:trHeight w:val="300"/>
        </w:trPr>
        <w:tc>
          <w:tcPr>
            <w:tcW w:w="1708" w:type="dxa"/>
          </w:tcPr>
          <w:p w14:paraId="6FA41CE4" w14:textId="77777777" w:rsidR="4D1F0075" w:rsidRDefault="4D1F0075">
            <w:r>
              <w:t>Formality</w:t>
            </w:r>
          </w:p>
        </w:tc>
        <w:tc>
          <w:tcPr>
            <w:tcW w:w="1938" w:type="dxa"/>
          </w:tcPr>
          <w:p w14:paraId="1968FBAF" w14:textId="56E27FFE" w:rsidR="4D1F0075" w:rsidRDefault="1F112978">
            <w:r>
              <w:t>Jennifer</w:t>
            </w:r>
          </w:p>
        </w:tc>
      </w:tr>
      <w:tr w:rsidR="4D1F0075" w14:paraId="38749127" w14:textId="77777777" w:rsidTr="00510419">
        <w:trPr>
          <w:trHeight w:val="300"/>
        </w:trPr>
        <w:tc>
          <w:tcPr>
            <w:tcW w:w="1708" w:type="dxa"/>
          </w:tcPr>
          <w:p w14:paraId="241887C5" w14:textId="77777777" w:rsidR="4D1F0075" w:rsidRDefault="4D1F0075">
            <w:r>
              <w:t>Health Conditions</w:t>
            </w:r>
          </w:p>
        </w:tc>
        <w:tc>
          <w:tcPr>
            <w:tcW w:w="1938" w:type="dxa"/>
          </w:tcPr>
          <w:p w14:paraId="4945FA0C" w14:textId="230B9318" w:rsidR="4D1F0075" w:rsidRDefault="736AC4E0">
            <w:r>
              <w:t xml:space="preserve"> </w:t>
            </w:r>
          </w:p>
        </w:tc>
      </w:tr>
      <w:tr w:rsidR="4D1F0075" w14:paraId="0A8CC6D5" w14:textId="77777777" w:rsidTr="00510419">
        <w:trPr>
          <w:trHeight w:val="300"/>
        </w:trPr>
        <w:tc>
          <w:tcPr>
            <w:tcW w:w="1708" w:type="dxa"/>
          </w:tcPr>
          <w:p w14:paraId="27C99C09" w14:textId="77777777" w:rsidR="4D1F0075" w:rsidRDefault="4D1F0075">
            <w:r>
              <w:t>Education</w:t>
            </w:r>
          </w:p>
        </w:tc>
        <w:tc>
          <w:tcPr>
            <w:tcW w:w="1938" w:type="dxa"/>
          </w:tcPr>
          <w:p w14:paraId="005C38EF" w14:textId="2A10BD8E" w:rsidR="4D1F0075" w:rsidRDefault="6B65774C">
            <w:r>
              <w:t>Certificate III in Animal Care Services</w:t>
            </w:r>
          </w:p>
        </w:tc>
      </w:tr>
      <w:tr w:rsidR="4D1F0075" w14:paraId="6932A77B" w14:textId="77777777" w:rsidTr="00510419">
        <w:trPr>
          <w:trHeight w:val="300"/>
        </w:trPr>
        <w:tc>
          <w:tcPr>
            <w:tcW w:w="1708" w:type="dxa"/>
          </w:tcPr>
          <w:p w14:paraId="4DB08BD4" w14:textId="77777777" w:rsidR="4D1F0075" w:rsidRDefault="4D1F0075">
            <w:r>
              <w:t>Car</w:t>
            </w:r>
          </w:p>
        </w:tc>
        <w:tc>
          <w:tcPr>
            <w:tcW w:w="1938" w:type="dxa"/>
          </w:tcPr>
          <w:p w14:paraId="1DC3F070" w14:textId="5E188507" w:rsidR="4D1F0075" w:rsidRDefault="7FFAE859">
            <w:r>
              <w:t>2020 Honda civic</w:t>
            </w:r>
          </w:p>
        </w:tc>
      </w:tr>
      <w:tr w:rsidR="4D1F0075" w14:paraId="064AD0FD" w14:textId="77777777" w:rsidTr="00510419">
        <w:trPr>
          <w:trHeight w:val="300"/>
        </w:trPr>
        <w:tc>
          <w:tcPr>
            <w:tcW w:w="1708" w:type="dxa"/>
          </w:tcPr>
          <w:p w14:paraId="7FB05B06" w14:textId="77777777" w:rsidR="4D1F0075" w:rsidRDefault="4D1F0075">
            <w:r>
              <w:t>Favourite Drink</w:t>
            </w:r>
          </w:p>
        </w:tc>
        <w:tc>
          <w:tcPr>
            <w:tcW w:w="1938" w:type="dxa"/>
          </w:tcPr>
          <w:p w14:paraId="41726E6D" w14:textId="0D829199" w:rsidR="4D1F0075" w:rsidRDefault="28C6159B">
            <w:r>
              <w:t>Vanilla iced latte</w:t>
            </w:r>
          </w:p>
        </w:tc>
      </w:tr>
      <w:tr w:rsidR="4D1F0075" w14:paraId="1F074723" w14:textId="77777777" w:rsidTr="00510419">
        <w:trPr>
          <w:trHeight w:val="300"/>
        </w:trPr>
        <w:tc>
          <w:tcPr>
            <w:tcW w:w="1708" w:type="dxa"/>
          </w:tcPr>
          <w:p w14:paraId="40B77755" w14:textId="77777777" w:rsidR="4D1F0075" w:rsidRDefault="4D1F0075">
            <w:r>
              <w:t>Favourite Food</w:t>
            </w:r>
          </w:p>
        </w:tc>
        <w:tc>
          <w:tcPr>
            <w:tcW w:w="1938" w:type="dxa"/>
          </w:tcPr>
          <w:p w14:paraId="06F83936" w14:textId="1D883329" w:rsidR="4D1F0075" w:rsidRDefault="27450EEA">
            <w:r>
              <w:t>Ceaser salad</w:t>
            </w:r>
          </w:p>
        </w:tc>
      </w:tr>
      <w:tr w:rsidR="4D1F0075" w14:paraId="57BA9CDF" w14:textId="77777777" w:rsidTr="00510419">
        <w:trPr>
          <w:trHeight w:val="300"/>
        </w:trPr>
        <w:tc>
          <w:tcPr>
            <w:tcW w:w="1708" w:type="dxa"/>
          </w:tcPr>
          <w:p w14:paraId="596990C0" w14:textId="77777777" w:rsidR="4D1F0075" w:rsidRDefault="4D1F0075">
            <w:r>
              <w:t>Hobby</w:t>
            </w:r>
          </w:p>
        </w:tc>
        <w:tc>
          <w:tcPr>
            <w:tcW w:w="1938" w:type="dxa"/>
          </w:tcPr>
          <w:p w14:paraId="526B244C" w14:textId="5C748B35" w:rsidR="4D1F0075" w:rsidRDefault="6D661E89">
            <w:r>
              <w:t>Animal care</w:t>
            </w:r>
          </w:p>
        </w:tc>
      </w:tr>
      <w:tr w:rsidR="4D1F0075" w14:paraId="4BD0A9E4" w14:textId="77777777" w:rsidTr="4B319672">
        <w:trPr>
          <w:trHeight w:val="300"/>
        </w:trPr>
        <w:tc>
          <w:tcPr>
            <w:tcW w:w="3650" w:type="dxa"/>
            <w:gridSpan w:val="2"/>
            <w:shd w:val="clear" w:color="auto" w:fill="404040" w:themeFill="text1" w:themeFillTint="BF"/>
          </w:tcPr>
          <w:p w14:paraId="08E74FAA" w14:textId="77777777" w:rsidR="4D1F0075" w:rsidRDefault="4D1F0075" w:rsidP="4D1F0075">
            <w:pPr>
              <w:jc w:val="center"/>
              <w:rPr>
                <w:b/>
                <w:bCs/>
                <w:sz w:val="28"/>
                <w:szCs w:val="28"/>
              </w:rPr>
            </w:pPr>
            <w:r w:rsidRPr="4D1F0075">
              <w:rPr>
                <w:b/>
                <w:bCs/>
                <w:sz w:val="28"/>
                <w:szCs w:val="28"/>
              </w:rPr>
              <w:t>Hardware/Software</w:t>
            </w:r>
          </w:p>
        </w:tc>
      </w:tr>
      <w:tr w:rsidR="31D46B6A" w14:paraId="1986F13A" w14:textId="77777777" w:rsidTr="00510419">
        <w:trPr>
          <w:trHeight w:val="300"/>
        </w:trPr>
        <w:tc>
          <w:tcPr>
            <w:tcW w:w="3651" w:type="dxa"/>
            <w:gridSpan w:val="2"/>
          </w:tcPr>
          <w:p w14:paraId="61C515B0" w14:textId="22FC02AF" w:rsidR="31D46B6A" w:rsidRDefault="21CC7C39">
            <w:r>
              <w:t xml:space="preserve">PC: </w:t>
            </w:r>
          </w:p>
          <w:p w14:paraId="43888E8E" w14:textId="7CAC2A95" w:rsidR="31D46B6A" w:rsidRDefault="31D46B6A" w:rsidP="63EBA20E"/>
        </w:tc>
      </w:tr>
      <w:tr w:rsidR="4D1F0075" w14:paraId="4C8F2765" w14:textId="77777777" w:rsidTr="4B319672">
        <w:trPr>
          <w:trHeight w:val="300"/>
        </w:trPr>
        <w:tc>
          <w:tcPr>
            <w:tcW w:w="3650" w:type="dxa"/>
            <w:gridSpan w:val="2"/>
          </w:tcPr>
          <w:p w14:paraId="78066E2B" w14:textId="44109D0D" w:rsidR="4D1F0075" w:rsidRDefault="4D1F0075">
            <w:r>
              <w:t xml:space="preserve">Phone: </w:t>
            </w:r>
          </w:p>
          <w:p w14:paraId="287EA337" w14:textId="26036E0B" w:rsidR="4D1F0075" w:rsidRDefault="4D1F0075" w:rsidP="63EBA20E"/>
        </w:tc>
      </w:tr>
      <w:tr w:rsidR="4D1F0075" w14:paraId="004D0BE1" w14:textId="77777777" w:rsidTr="4B319672">
        <w:trPr>
          <w:trHeight w:val="300"/>
        </w:trPr>
        <w:tc>
          <w:tcPr>
            <w:tcW w:w="3650" w:type="dxa"/>
            <w:gridSpan w:val="2"/>
          </w:tcPr>
          <w:p w14:paraId="2F25EA60" w14:textId="77777777" w:rsidR="4D1F0075" w:rsidRDefault="4D1F0075">
            <w:r>
              <w:t>Tablet: N/A</w:t>
            </w:r>
          </w:p>
        </w:tc>
      </w:tr>
    </w:tbl>
    <w:p w14:paraId="35889D61" w14:textId="4DF53A9B" w:rsidR="4D1F0075" w:rsidRDefault="4D1F0075"/>
    <w:p w14:paraId="4D7FB076" w14:textId="6840A7C6" w:rsidR="4D1F0075" w:rsidRDefault="4D1F0075"/>
    <w:p w14:paraId="5911BCC6" w14:textId="77777777" w:rsidR="4D1F0075" w:rsidRDefault="4D1F0075"/>
    <w:p w14:paraId="12506730" w14:textId="77777777" w:rsidR="4D1F0075" w:rsidRDefault="4D1F007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8"/>
      </w:tblGrid>
      <w:tr w:rsidR="4D1F0075" w14:paraId="3BC655A8" w14:textId="77777777" w:rsidTr="4D1F0075">
        <w:trPr>
          <w:trHeight w:val="300"/>
        </w:trPr>
        <w:tc>
          <w:tcPr>
            <w:tcW w:w="4248" w:type="dxa"/>
            <w:shd w:val="clear" w:color="auto" w:fill="404040" w:themeFill="text1" w:themeFillTint="BF"/>
          </w:tcPr>
          <w:p w14:paraId="4BA91544" w14:textId="77777777" w:rsidR="4D1F0075" w:rsidRDefault="4D1F0075" w:rsidP="4D1F0075">
            <w:pPr>
              <w:jc w:val="center"/>
              <w:rPr>
                <w:b/>
                <w:bCs/>
                <w:sz w:val="28"/>
                <w:szCs w:val="28"/>
              </w:rPr>
            </w:pPr>
            <w:r w:rsidRPr="4D1F0075">
              <w:rPr>
                <w:b/>
                <w:bCs/>
                <w:sz w:val="28"/>
                <w:szCs w:val="28"/>
              </w:rPr>
              <w:t>Character Cues</w:t>
            </w:r>
          </w:p>
        </w:tc>
      </w:tr>
      <w:tr w:rsidR="4D1F0075" w14:paraId="794B6435" w14:textId="77777777" w:rsidTr="4D1F0075">
        <w:trPr>
          <w:trHeight w:val="300"/>
        </w:trPr>
        <w:tc>
          <w:tcPr>
            <w:tcW w:w="4248" w:type="dxa"/>
          </w:tcPr>
          <w:p w14:paraId="4F2927F1" w14:textId="77777777" w:rsidR="4D1F0075" w:rsidRDefault="4D1F0075">
            <w:r>
              <w:t xml:space="preserve">Pet Peeve: </w:t>
            </w:r>
          </w:p>
        </w:tc>
      </w:tr>
      <w:tr w:rsidR="4D1F0075" w14:paraId="1770B429" w14:textId="77777777" w:rsidTr="4D1F0075">
        <w:trPr>
          <w:trHeight w:val="300"/>
        </w:trPr>
        <w:tc>
          <w:tcPr>
            <w:tcW w:w="4248" w:type="dxa"/>
          </w:tcPr>
          <w:p w14:paraId="188EE99F" w14:textId="77777777" w:rsidR="4D1F0075" w:rsidRDefault="4D1F0075">
            <w:r>
              <w:t>Friends Say:</w:t>
            </w:r>
          </w:p>
        </w:tc>
      </w:tr>
    </w:tbl>
    <w:p w14:paraId="6D0B585D" w14:textId="18901415" w:rsidR="4D1F0075" w:rsidRDefault="4D1F0075"/>
    <w:p w14:paraId="7E5B0258" w14:textId="126F650D" w:rsidR="00684A61" w:rsidRDefault="00684A61"/>
    <w:sectPr w:rsidR="00684A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E5754"/>
    <w:multiLevelType w:val="hybridMultilevel"/>
    <w:tmpl w:val="F4F6463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9F34D2"/>
    <w:multiLevelType w:val="hybridMultilevel"/>
    <w:tmpl w:val="54D630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8439522">
    <w:abstractNumId w:val="0"/>
  </w:num>
  <w:num w:numId="2" w16cid:durableId="5071419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C3ED55D"/>
    <w:rsid w:val="000045F0"/>
    <w:rsid w:val="00020896"/>
    <w:rsid w:val="00022E3B"/>
    <w:rsid w:val="00026C9F"/>
    <w:rsid w:val="00043D58"/>
    <w:rsid w:val="00044D52"/>
    <w:rsid w:val="000523DE"/>
    <w:rsid w:val="000660B1"/>
    <w:rsid w:val="000704E8"/>
    <w:rsid w:val="000854AE"/>
    <w:rsid w:val="0008592D"/>
    <w:rsid w:val="000B782A"/>
    <w:rsid w:val="000C02DB"/>
    <w:rsid w:val="000C5945"/>
    <w:rsid w:val="000D2B4D"/>
    <w:rsid w:val="000E2B0A"/>
    <w:rsid w:val="000E6C67"/>
    <w:rsid w:val="00104B52"/>
    <w:rsid w:val="00127B85"/>
    <w:rsid w:val="00130138"/>
    <w:rsid w:val="00161B10"/>
    <w:rsid w:val="00164879"/>
    <w:rsid w:val="00191088"/>
    <w:rsid w:val="001A3CC1"/>
    <w:rsid w:val="001A51E3"/>
    <w:rsid w:val="001B06B2"/>
    <w:rsid w:val="001D06C5"/>
    <w:rsid w:val="001F5781"/>
    <w:rsid w:val="0020160F"/>
    <w:rsid w:val="002100D1"/>
    <w:rsid w:val="002142E1"/>
    <w:rsid w:val="00223FBD"/>
    <w:rsid w:val="00231F66"/>
    <w:rsid w:val="00253217"/>
    <w:rsid w:val="0027009A"/>
    <w:rsid w:val="002A05C4"/>
    <w:rsid w:val="002A42CD"/>
    <w:rsid w:val="002D0DF6"/>
    <w:rsid w:val="002D6F95"/>
    <w:rsid w:val="002E578D"/>
    <w:rsid w:val="002E7BA1"/>
    <w:rsid w:val="003210EF"/>
    <w:rsid w:val="0032128E"/>
    <w:rsid w:val="00334BD2"/>
    <w:rsid w:val="00337ABA"/>
    <w:rsid w:val="00352DE6"/>
    <w:rsid w:val="00355671"/>
    <w:rsid w:val="0035571F"/>
    <w:rsid w:val="00365DD2"/>
    <w:rsid w:val="00375EAE"/>
    <w:rsid w:val="00380049"/>
    <w:rsid w:val="00394F1B"/>
    <w:rsid w:val="003A5EC4"/>
    <w:rsid w:val="003B3E4F"/>
    <w:rsid w:val="003C2EC0"/>
    <w:rsid w:val="003C61C4"/>
    <w:rsid w:val="003D43D1"/>
    <w:rsid w:val="003E0747"/>
    <w:rsid w:val="003E3983"/>
    <w:rsid w:val="003E7DE3"/>
    <w:rsid w:val="003F3F81"/>
    <w:rsid w:val="0040398E"/>
    <w:rsid w:val="004204F5"/>
    <w:rsid w:val="00421243"/>
    <w:rsid w:val="004267EF"/>
    <w:rsid w:val="00440AFC"/>
    <w:rsid w:val="004465A2"/>
    <w:rsid w:val="0045378A"/>
    <w:rsid w:val="00471E8A"/>
    <w:rsid w:val="0047307A"/>
    <w:rsid w:val="00476052"/>
    <w:rsid w:val="004856B7"/>
    <w:rsid w:val="004A6767"/>
    <w:rsid w:val="004B122D"/>
    <w:rsid w:val="004B261E"/>
    <w:rsid w:val="004C23CF"/>
    <w:rsid w:val="004C393B"/>
    <w:rsid w:val="004C48B3"/>
    <w:rsid w:val="004C79C6"/>
    <w:rsid w:val="004E4634"/>
    <w:rsid w:val="004F019C"/>
    <w:rsid w:val="004F15B2"/>
    <w:rsid w:val="00510419"/>
    <w:rsid w:val="00510FF2"/>
    <w:rsid w:val="0053677D"/>
    <w:rsid w:val="005370A3"/>
    <w:rsid w:val="00541912"/>
    <w:rsid w:val="00541B4A"/>
    <w:rsid w:val="00560068"/>
    <w:rsid w:val="00574243"/>
    <w:rsid w:val="00584217"/>
    <w:rsid w:val="005A0B8F"/>
    <w:rsid w:val="005A262F"/>
    <w:rsid w:val="005A5811"/>
    <w:rsid w:val="005B1DF7"/>
    <w:rsid w:val="005B5751"/>
    <w:rsid w:val="005B7A68"/>
    <w:rsid w:val="005C0DEC"/>
    <w:rsid w:val="005C7454"/>
    <w:rsid w:val="005D060C"/>
    <w:rsid w:val="006336AB"/>
    <w:rsid w:val="006341CB"/>
    <w:rsid w:val="006366D3"/>
    <w:rsid w:val="006418A7"/>
    <w:rsid w:val="00645A1D"/>
    <w:rsid w:val="00655179"/>
    <w:rsid w:val="006637C2"/>
    <w:rsid w:val="00666CDF"/>
    <w:rsid w:val="006673EF"/>
    <w:rsid w:val="00675E1D"/>
    <w:rsid w:val="00684A61"/>
    <w:rsid w:val="006921EE"/>
    <w:rsid w:val="00692E7B"/>
    <w:rsid w:val="006965FE"/>
    <w:rsid w:val="006A4C4D"/>
    <w:rsid w:val="006B032A"/>
    <w:rsid w:val="006B30D4"/>
    <w:rsid w:val="006B4372"/>
    <w:rsid w:val="006D1408"/>
    <w:rsid w:val="006E5076"/>
    <w:rsid w:val="006F1F04"/>
    <w:rsid w:val="007355A1"/>
    <w:rsid w:val="00745E49"/>
    <w:rsid w:val="00796065"/>
    <w:rsid w:val="007A3285"/>
    <w:rsid w:val="007B219E"/>
    <w:rsid w:val="007C5397"/>
    <w:rsid w:val="007F2466"/>
    <w:rsid w:val="008042A1"/>
    <w:rsid w:val="008116F1"/>
    <w:rsid w:val="0082308C"/>
    <w:rsid w:val="00823588"/>
    <w:rsid w:val="00833849"/>
    <w:rsid w:val="00850AD3"/>
    <w:rsid w:val="0085354C"/>
    <w:rsid w:val="00855B4C"/>
    <w:rsid w:val="00884E6F"/>
    <w:rsid w:val="00885C45"/>
    <w:rsid w:val="008A1FE2"/>
    <w:rsid w:val="008B1754"/>
    <w:rsid w:val="008C6844"/>
    <w:rsid w:val="008E0489"/>
    <w:rsid w:val="008E587F"/>
    <w:rsid w:val="008F2137"/>
    <w:rsid w:val="00906289"/>
    <w:rsid w:val="00911E21"/>
    <w:rsid w:val="00917A26"/>
    <w:rsid w:val="00925235"/>
    <w:rsid w:val="00931BC6"/>
    <w:rsid w:val="00942345"/>
    <w:rsid w:val="00943DED"/>
    <w:rsid w:val="00965C7B"/>
    <w:rsid w:val="009739CD"/>
    <w:rsid w:val="00982FC8"/>
    <w:rsid w:val="0098453B"/>
    <w:rsid w:val="009A276A"/>
    <w:rsid w:val="009A7195"/>
    <w:rsid w:val="009C5060"/>
    <w:rsid w:val="009D7E5F"/>
    <w:rsid w:val="00A04780"/>
    <w:rsid w:val="00A13D3B"/>
    <w:rsid w:val="00A17EDA"/>
    <w:rsid w:val="00A378F4"/>
    <w:rsid w:val="00A42483"/>
    <w:rsid w:val="00A44B5A"/>
    <w:rsid w:val="00A55CFE"/>
    <w:rsid w:val="00A560DB"/>
    <w:rsid w:val="00A7730B"/>
    <w:rsid w:val="00A923A4"/>
    <w:rsid w:val="00A92639"/>
    <w:rsid w:val="00A94DF4"/>
    <w:rsid w:val="00A95ACE"/>
    <w:rsid w:val="00AB7BD3"/>
    <w:rsid w:val="00AD0DDA"/>
    <w:rsid w:val="00AD500B"/>
    <w:rsid w:val="00AD77A3"/>
    <w:rsid w:val="00B032C5"/>
    <w:rsid w:val="00B03D87"/>
    <w:rsid w:val="00B24973"/>
    <w:rsid w:val="00B32654"/>
    <w:rsid w:val="00B36F37"/>
    <w:rsid w:val="00B36F62"/>
    <w:rsid w:val="00B54EE5"/>
    <w:rsid w:val="00B66698"/>
    <w:rsid w:val="00B72421"/>
    <w:rsid w:val="00B82DFB"/>
    <w:rsid w:val="00BC086C"/>
    <w:rsid w:val="00BC4395"/>
    <w:rsid w:val="00BE4664"/>
    <w:rsid w:val="00C2040B"/>
    <w:rsid w:val="00C2494C"/>
    <w:rsid w:val="00C25E6C"/>
    <w:rsid w:val="00C42F8B"/>
    <w:rsid w:val="00C4396C"/>
    <w:rsid w:val="00C43B82"/>
    <w:rsid w:val="00C62523"/>
    <w:rsid w:val="00C663AE"/>
    <w:rsid w:val="00C72563"/>
    <w:rsid w:val="00C81A6B"/>
    <w:rsid w:val="00C82047"/>
    <w:rsid w:val="00C96E96"/>
    <w:rsid w:val="00C97687"/>
    <w:rsid w:val="00CB4466"/>
    <w:rsid w:val="00CC4841"/>
    <w:rsid w:val="00CD4ACC"/>
    <w:rsid w:val="00D0612A"/>
    <w:rsid w:val="00D20257"/>
    <w:rsid w:val="00D2404A"/>
    <w:rsid w:val="00D34033"/>
    <w:rsid w:val="00D347BD"/>
    <w:rsid w:val="00D66F49"/>
    <w:rsid w:val="00DA1517"/>
    <w:rsid w:val="00DA5216"/>
    <w:rsid w:val="00DD5855"/>
    <w:rsid w:val="00DF1A8F"/>
    <w:rsid w:val="00DF3D49"/>
    <w:rsid w:val="00E02ED3"/>
    <w:rsid w:val="00E34D85"/>
    <w:rsid w:val="00E45949"/>
    <w:rsid w:val="00E63B63"/>
    <w:rsid w:val="00E67AAE"/>
    <w:rsid w:val="00E91D66"/>
    <w:rsid w:val="00E963D8"/>
    <w:rsid w:val="00EA07F2"/>
    <w:rsid w:val="00EA11A3"/>
    <w:rsid w:val="00EA61AA"/>
    <w:rsid w:val="00EA637C"/>
    <w:rsid w:val="00EC39E2"/>
    <w:rsid w:val="00EF730A"/>
    <w:rsid w:val="00F12947"/>
    <w:rsid w:val="00F300AF"/>
    <w:rsid w:val="00F35660"/>
    <w:rsid w:val="00F42113"/>
    <w:rsid w:val="00F5692D"/>
    <w:rsid w:val="00F85B7D"/>
    <w:rsid w:val="00F87D67"/>
    <w:rsid w:val="00FA291D"/>
    <w:rsid w:val="00FC191C"/>
    <w:rsid w:val="00FC1D3B"/>
    <w:rsid w:val="00FD24DC"/>
    <w:rsid w:val="00FD7633"/>
    <w:rsid w:val="0199CC45"/>
    <w:rsid w:val="01FB0F55"/>
    <w:rsid w:val="02C0CE37"/>
    <w:rsid w:val="04A0D857"/>
    <w:rsid w:val="05591256"/>
    <w:rsid w:val="0566C60A"/>
    <w:rsid w:val="07BCB08D"/>
    <w:rsid w:val="088B7400"/>
    <w:rsid w:val="09A6C7C4"/>
    <w:rsid w:val="09E2DF67"/>
    <w:rsid w:val="0A7A8045"/>
    <w:rsid w:val="0AF44ED5"/>
    <w:rsid w:val="0C04301E"/>
    <w:rsid w:val="0D20D2A7"/>
    <w:rsid w:val="0EB38506"/>
    <w:rsid w:val="10D89754"/>
    <w:rsid w:val="11656654"/>
    <w:rsid w:val="11D46F3C"/>
    <w:rsid w:val="142DF3DC"/>
    <w:rsid w:val="14886D4B"/>
    <w:rsid w:val="14F11F6A"/>
    <w:rsid w:val="154FA07E"/>
    <w:rsid w:val="1632FB6C"/>
    <w:rsid w:val="16359054"/>
    <w:rsid w:val="16FC3AE7"/>
    <w:rsid w:val="194DD65A"/>
    <w:rsid w:val="1A4B47BA"/>
    <w:rsid w:val="1A629D00"/>
    <w:rsid w:val="1A6B6707"/>
    <w:rsid w:val="1B6E34E0"/>
    <w:rsid w:val="1C221727"/>
    <w:rsid w:val="1DB90174"/>
    <w:rsid w:val="1DE7F33D"/>
    <w:rsid w:val="1F112978"/>
    <w:rsid w:val="1F55BAA3"/>
    <w:rsid w:val="20DD6F40"/>
    <w:rsid w:val="21CC7C39"/>
    <w:rsid w:val="22A1D017"/>
    <w:rsid w:val="235362A8"/>
    <w:rsid w:val="23913FF9"/>
    <w:rsid w:val="26F7FE8A"/>
    <w:rsid w:val="273689D0"/>
    <w:rsid w:val="27450EEA"/>
    <w:rsid w:val="27856702"/>
    <w:rsid w:val="27CB508B"/>
    <w:rsid w:val="28C6159B"/>
    <w:rsid w:val="29FF47E2"/>
    <w:rsid w:val="2A0F2B9D"/>
    <w:rsid w:val="2A4A08A4"/>
    <w:rsid w:val="2C445E99"/>
    <w:rsid w:val="2CEDB7F2"/>
    <w:rsid w:val="30724692"/>
    <w:rsid w:val="3176EE28"/>
    <w:rsid w:val="31A03792"/>
    <w:rsid w:val="31D46B6A"/>
    <w:rsid w:val="3218B02A"/>
    <w:rsid w:val="3222B8BB"/>
    <w:rsid w:val="322D00E2"/>
    <w:rsid w:val="3615D8FB"/>
    <w:rsid w:val="36946500"/>
    <w:rsid w:val="3795F31E"/>
    <w:rsid w:val="38158084"/>
    <w:rsid w:val="3827F9B9"/>
    <w:rsid w:val="382C4FCF"/>
    <w:rsid w:val="38933AB2"/>
    <w:rsid w:val="38D748B7"/>
    <w:rsid w:val="3947A261"/>
    <w:rsid w:val="3A463D0F"/>
    <w:rsid w:val="3B68AAFF"/>
    <w:rsid w:val="3BA415F7"/>
    <w:rsid w:val="3C3ED55D"/>
    <w:rsid w:val="3C84993E"/>
    <w:rsid w:val="405A973D"/>
    <w:rsid w:val="407A323C"/>
    <w:rsid w:val="40D17004"/>
    <w:rsid w:val="428860D2"/>
    <w:rsid w:val="4308C2A1"/>
    <w:rsid w:val="4315ED0F"/>
    <w:rsid w:val="431D55F4"/>
    <w:rsid w:val="4485BBBD"/>
    <w:rsid w:val="44E20678"/>
    <w:rsid w:val="45236FA9"/>
    <w:rsid w:val="45F3FFD8"/>
    <w:rsid w:val="468A4FD6"/>
    <w:rsid w:val="469AD355"/>
    <w:rsid w:val="470B4C5C"/>
    <w:rsid w:val="4795C8B0"/>
    <w:rsid w:val="47E04003"/>
    <w:rsid w:val="48EB5290"/>
    <w:rsid w:val="499FD75D"/>
    <w:rsid w:val="4A0B6503"/>
    <w:rsid w:val="4B319672"/>
    <w:rsid w:val="4C4588BA"/>
    <w:rsid w:val="4C7F75A6"/>
    <w:rsid w:val="4C8D7909"/>
    <w:rsid w:val="4D1F0075"/>
    <w:rsid w:val="4D5A4C3E"/>
    <w:rsid w:val="4D60887C"/>
    <w:rsid w:val="4EF374A6"/>
    <w:rsid w:val="4EFB671E"/>
    <w:rsid w:val="4F69620D"/>
    <w:rsid w:val="537BAA87"/>
    <w:rsid w:val="53EA842B"/>
    <w:rsid w:val="550A84D9"/>
    <w:rsid w:val="55DECFBF"/>
    <w:rsid w:val="56340270"/>
    <w:rsid w:val="5681D95F"/>
    <w:rsid w:val="574D9BDA"/>
    <w:rsid w:val="576E4FAA"/>
    <w:rsid w:val="57B8ED40"/>
    <w:rsid w:val="5AAFA05D"/>
    <w:rsid w:val="5BE3A828"/>
    <w:rsid w:val="5C54FE4A"/>
    <w:rsid w:val="5C5D3FEA"/>
    <w:rsid w:val="5C70DCDE"/>
    <w:rsid w:val="5F6F0E3C"/>
    <w:rsid w:val="6164D565"/>
    <w:rsid w:val="61EDEFF3"/>
    <w:rsid w:val="620DEC53"/>
    <w:rsid w:val="63244023"/>
    <w:rsid w:val="637DA068"/>
    <w:rsid w:val="63D7EBC2"/>
    <w:rsid w:val="63E6CB4A"/>
    <w:rsid w:val="63EBA20E"/>
    <w:rsid w:val="65C65C30"/>
    <w:rsid w:val="687CB071"/>
    <w:rsid w:val="68F8F8F0"/>
    <w:rsid w:val="6946B6A1"/>
    <w:rsid w:val="6AF44F89"/>
    <w:rsid w:val="6B65774C"/>
    <w:rsid w:val="6B887ACE"/>
    <w:rsid w:val="6D661E89"/>
    <w:rsid w:val="6E964A11"/>
    <w:rsid w:val="70560388"/>
    <w:rsid w:val="707C397E"/>
    <w:rsid w:val="715437AF"/>
    <w:rsid w:val="717E82D1"/>
    <w:rsid w:val="719985C3"/>
    <w:rsid w:val="721BBB3A"/>
    <w:rsid w:val="7236BDF7"/>
    <w:rsid w:val="72D6B68C"/>
    <w:rsid w:val="736565F5"/>
    <w:rsid w:val="736AC4E0"/>
    <w:rsid w:val="738E62F9"/>
    <w:rsid w:val="740829DF"/>
    <w:rsid w:val="74A7C405"/>
    <w:rsid w:val="758EDC0A"/>
    <w:rsid w:val="75D11AE8"/>
    <w:rsid w:val="7825FEBE"/>
    <w:rsid w:val="7A402385"/>
    <w:rsid w:val="7AD15C53"/>
    <w:rsid w:val="7B0F14D0"/>
    <w:rsid w:val="7CF8C6A2"/>
    <w:rsid w:val="7D335246"/>
    <w:rsid w:val="7D65FD47"/>
    <w:rsid w:val="7D6B6F3A"/>
    <w:rsid w:val="7F15F262"/>
    <w:rsid w:val="7FFAE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ED55D"/>
  <w15:chartTrackingRefBased/>
  <w15:docId w15:val="{3570E4F3-46EB-4D5F-B8DC-89C02A375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B032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248</Words>
  <Characters>1417</Characters>
  <Application>Microsoft Office Word</Application>
  <DocSecurity>4</DocSecurity>
  <Lines>11</Lines>
  <Paragraphs>3</Paragraphs>
  <ScaleCrop>false</ScaleCrop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Yak</dc:creator>
  <cp:keywords/>
  <dc:description/>
  <cp:lastModifiedBy>Harrison Hunt</cp:lastModifiedBy>
  <cp:revision>145</cp:revision>
  <dcterms:created xsi:type="dcterms:W3CDTF">2026-03-19T18:30:00Z</dcterms:created>
  <dcterms:modified xsi:type="dcterms:W3CDTF">2026-03-19T01:55:00Z</dcterms:modified>
</cp:coreProperties>
</file>